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Segoe UI" w:eastAsiaTheme="minorHAnsi" w:hAnsi="Segoe UI" w:cstheme="minorBidi"/>
          <w:color w:val="auto"/>
          <w:sz w:val="22"/>
          <w:szCs w:val="22"/>
        </w:rPr>
        <w:id w:val="203222616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06425CA" w14:textId="77777777" w:rsidR="00424530" w:rsidRDefault="00424530">
          <w:pPr>
            <w:pStyle w:val="TOCHeading"/>
          </w:pPr>
          <w:r>
            <w:t>Contents</w:t>
          </w:r>
        </w:p>
        <w:p w14:paraId="0346DB29" w14:textId="3330AD80" w:rsidR="004D3B25" w:rsidRDefault="00424530">
          <w:pPr>
            <w:pStyle w:val="TOC1"/>
            <w:tabs>
              <w:tab w:val="right" w:leader="dot" w:pos="9350"/>
            </w:tabs>
            <w:rPr>
              <w:ins w:id="0" w:author="Uday Kumar Tadka" w:date="2019-06-20T12:56:00Z"/>
              <w:rFonts w:asciiTheme="minorHAnsi" w:eastAsiaTheme="minorEastAsia" w:hAnsiTheme="minorHAns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ins w:id="1" w:author="Uday Kumar Tadka" w:date="2019-06-20T12:56:00Z">
            <w:r w:rsidR="004D3B25" w:rsidRPr="000D7924">
              <w:rPr>
                <w:rStyle w:val="Hyperlink"/>
                <w:noProof/>
              </w:rPr>
              <w:fldChar w:fldCharType="begin"/>
            </w:r>
            <w:r w:rsidR="004D3B25" w:rsidRPr="000D7924">
              <w:rPr>
                <w:rStyle w:val="Hyperlink"/>
                <w:noProof/>
              </w:rPr>
              <w:instrText xml:space="preserve"> </w:instrText>
            </w:r>
            <w:r w:rsidR="004D3B25">
              <w:rPr>
                <w:noProof/>
              </w:rPr>
              <w:instrText>HYPERLINK \l "_Toc11927794"</w:instrText>
            </w:r>
            <w:r w:rsidR="004D3B25" w:rsidRPr="000D7924">
              <w:rPr>
                <w:rStyle w:val="Hyperlink"/>
                <w:noProof/>
              </w:rPr>
              <w:instrText xml:space="preserve"> </w:instrText>
            </w:r>
            <w:r w:rsidR="004D3B25" w:rsidRPr="000D7924">
              <w:rPr>
                <w:rStyle w:val="Hyperlink"/>
                <w:noProof/>
              </w:rPr>
            </w:r>
            <w:r w:rsidR="004D3B25" w:rsidRPr="000D7924">
              <w:rPr>
                <w:rStyle w:val="Hyperlink"/>
                <w:noProof/>
              </w:rPr>
              <w:fldChar w:fldCharType="separate"/>
            </w:r>
            <w:r w:rsidR="004D3B25" w:rsidRPr="000D7924">
              <w:rPr>
                <w:rStyle w:val="Hyperlink"/>
                <w:noProof/>
              </w:rPr>
              <w:t>1. Introduction</w:t>
            </w:r>
            <w:r w:rsidR="004D3B25">
              <w:rPr>
                <w:noProof/>
                <w:webHidden/>
              </w:rPr>
              <w:tab/>
            </w:r>
            <w:r w:rsidR="004D3B25">
              <w:rPr>
                <w:noProof/>
                <w:webHidden/>
              </w:rPr>
              <w:fldChar w:fldCharType="begin"/>
            </w:r>
            <w:r w:rsidR="004D3B25">
              <w:rPr>
                <w:noProof/>
                <w:webHidden/>
              </w:rPr>
              <w:instrText xml:space="preserve"> PAGEREF _Toc11927794 \h </w:instrText>
            </w:r>
            <w:r w:rsidR="004D3B25">
              <w:rPr>
                <w:noProof/>
                <w:webHidden/>
              </w:rPr>
            </w:r>
          </w:ins>
          <w:r w:rsidR="004D3B25">
            <w:rPr>
              <w:noProof/>
              <w:webHidden/>
            </w:rPr>
            <w:fldChar w:fldCharType="separate"/>
          </w:r>
          <w:ins w:id="2" w:author="Uday Kumar Tadka" w:date="2019-06-20T12:56:00Z">
            <w:r w:rsidR="004D3B25">
              <w:rPr>
                <w:noProof/>
                <w:webHidden/>
              </w:rPr>
              <w:t>2</w:t>
            </w:r>
            <w:r w:rsidR="004D3B25">
              <w:rPr>
                <w:noProof/>
                <w:webHidden/>
              </w:rPr>
              <w:fldChar w:fldCharType="end"/>
            </w:r>
            <w:r w:rsidR="004D3B25" w:rsidRPr="000D7924">
              <w:rPr>
                <w:rStyle w:val="Hyperlink"/>
                <w:noProof/>
              </w:rPr>
              <w:fldChar w:fldCharType="end"/>
            </w:r>
          </w:ins>
        </w:p>
        <w:p w14:paraId="50526D97" w14:textId="720F887D" w:rsidR="004D3B25" w:rsidRDefault="004D3B25">
          <w:pPr>
            <w:pStyle w:val="TOC1"/>
            <w:tabs>
              <w:tab w:val="right" w:leader="dot" w:pos="9350"/>
            </w:tabs>
            <w:rPr>
              <w:ins w:id="3" w:author="Uday Kumar Tadka" w:date="2019-06-20T12:56:00Z"/>
              <w:rFonts w:asciiTheme="minorHAnsi" w:eastAsiaTheme="minorEastAsia" w:hAnsiTheme="minorHAnsi"/>
              <w:noProof/>
            </w:rPr>
          </w:pPr>
          <w:ins w:id="4" w:author="Uday Kumar Tadka" w:date="2019-06-20T12:56:00Z">
            <w:r w:rsidRPr="000D7924">
              <w:rPr>
                <w:rStyle w:val="Hyperlink"/>
                <w:noProof/>
              </w:rPr>
              <w:fldChar w:fldCharType="begin"/>
            </w:r>
            <w:r w:rsidRPr="000D7924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"_Toc11927795"</w:instrText>
            </w:r>
            <w:r w:rsidRPr="000D7924">
              <w:rPr>
                <w:rStyle w:val="Hyperlink"/>
                <w:noProof/>
              </w:rPr>
              <w:instrText xml:space="preserve"> </w:instrText>
            </w:r>
            <w:r w:rsidRPr="000D7924">
              <w:rPr>
                <w:rStyle w:val="Hyperlink"/>
                <w:noProof/>
              </w:rPr>
            </w:r>
            <w:r w:rsidRPr="000D7924">
              <w:rPr>
                <w:rStyle w:val="Hyperlink"/>
                <w:noProof/>
              </w:rPr>
              <w:fldChar w:fldCharType="separate"/>
            </w:r>
            <w:r w:rsidRPr="000D7924">
              <w:rPr>
                <w:rStyle w:val="Hyperlink"/>
                <w:noProof/>
              </w:rPr>
              <w:t>2. Create Firebase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_Toc11927795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5" w:author="Uday Kumar Tadka" w:date="2019-06-20T12:56:00Z"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  <w:r w:rsidRPr="000D7924">
              <w:rPr>
                <w:rStyle w:val="Hyperlink"/>
                <w:noProof/>
              </w:rPr>
              <w:fldChar w:fldCharType="end"/>
            </w:r>
          </w:ins>
        </w:p>
        <w:p w14:paraId="05430E75" w14:textId="28367A0F" w:rsidR="004D3B25" w:rsidRDefault="004D3B25">
          <w:pPr>
            <w:pStyle w:val="TOC2"/>
            <w:tabs>
              <w:tab w:val="right" w:leader="dot" w:pos="9350"/>
            </w:tabs>
            <w:rPr>
              <w:ins w:id="6" w:author="Uday Kumar Tadka" w:date="2019-06-20T12:56:00Z"/>
              <w:rFonts w:asciiTheme="minorHAnsi" w:eastAsiaTheme="minorEastAsia" w:hAnsiTheme="minorHAnsi"/>
              <w:noProof/>
            </w:rPr>
          </w:pPr>
          <w:ins w:id="7" w:author="Uday Kumar Tadka" w:date="2019-06-20T12:56:00Z">
            <w:r w:rsidRPr="000D7924">
              <w:rPr>
                <w:rStyle w:val="Hyperlink"/>
                <w:noProof/>
              </w:rPr>
              <w:fldChar w:fldCharType="begin"/>
            </w:r>
            <w:r w:rsidRPr="000D7924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"_Toc11927796"</w:instrText>
            </w:r>
            <w:r w:rsidRPr="000D7924">
              <w:rPr>
                <w:rStyle w:val="Hyperlink"/>
                <w:noProof/>
              </w:rPr>
              <w:instrText xml:space="preserve"> </w:instrText>
            </w:r>
            <w:r w:rsidRPr="000D7924">
              <w:rPr>
                <w:rStyle w:val="Hyperlink"/>
                <w:noProof/>
              </w:rPr>
            </w:r>
            <w:r w:rsidRPr="000D7924">
              <w:rPr>
                <w:rStyle w:val="Hyperlink"/>
                <w:noProof/>
              </w:rPr>
              <w:fldChar w:fldCharType="separate"/>
            </w:r>
            <w:r w:rsidRPr="000D7924">
              <w:rPr>
                <w:rStyle w:val="Hyperlink"/>
                <w:noProof/>
              </w:rPr>
              <w:t>2.1. Sign in to Firebase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_Toc11927796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8" w:author="Uday Kumar Tadka" w:date="2019-06-20T12:56:00Z"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  <w:r w:rsidRPr="000D7924">
              <w:rPr>
                <w:rStyle w:val="Hyperlink"/>
                <w:noProof/>
              </w:rPr>
              <w:fldChar w:fldCharType="end"/>
            </w:r>
          </w:ins>
        </w:p>
        <w:p w14:paraId="788E4563" w14:textId="311E8C0F" w:rsidR="004D3B25" w:rsidRDefault="004D3B25">
          <w:pPr>
            <w:pStyle w:val="TOC2"/>
            <w:tabs>
              <w:tab w:val="right" w:leader="dot" w:pos="9350"/>
            </w:tabs>
            <w:rPr>
              <w:ins w:id="9" w:author="Uday Kumar Tadka" w:date="2019-06-20T12:56:00Z"/>
              <w:rFonts w:asciiTheme="minorHAnsi" w:eastAsiaTheme="minorEastAsia" w:hAnsiTheme="minorHAnsi"/>
              <w:noProof/>
            </w:rPr>
          </w:pPr>
          <w:ins w:id="10" w:author="Uday Kumar Tadka" w:date="2019-06-20T12:56:00Z">
            <w:r w:rsidRPr="000D7924">
              <w:rPr>
                <w:rStyle w:val="Hyperlink"/>
                <w:noProof/>
              </w:rPr>
              <w:fldChar w:fldCharType="begin"/>
            </w:r>
            <w:r w:rsidRPr="000D7924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"_Toc11927797"</w:instrText>
            </w:r>
            <w:r w:rsidRPr="000D7924">
              <w:rPr>
                <w:rStyle w:val="Hyperlink"/>
                <w:noProof/>
              </w:rPr>
              <w:instrText xml:space="preserve"> </w:instrText>
            </w:r>
            <w:r w:rsidRPr="000D7924">
              <w:rPr>
                <w:rStyle w:val="Hyperlink"/>
                <w:noProof/>
              </w:rPr>
            </w:r>
            <w:r w:rsidRPr="000D7924">
              <w:rPr>
                <w:rStyle w:val="Hyperlink"/>
                <w:noProof/>
              </w:rPr>
              <w:fldChar w:fldCharType="separate"/>
            </w:r>
            <w:r w:rsidRPr="000D7924">
              <w:rPr>
                <w:rStyle w:val="Hyperlink"/>
                <w:noProof/>
              </w:rPr>
              <w:t>2.2. Add Firebase to Android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_Toc11927797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1" w:author="Uday Kumar Tadka" w:date="2019-06-20T12:56:00Z"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  <w:r w:rsidRPr="000D7924">
              <w:rPr>
                <w:rStyle w:val="Hyperlink"/>
                <w:noProof/>
              </w:rPr>
              <w:fldChar w:fldCharType="end"/>
            </w:r>
          </w:ins>
        </w:p>
        <w:p w14:paraId="0508F196" w14:textId="5171823D" w:rsidR="004D3B25" w:rsidRDefault="004D3B25">
          <w:pPr>
            <w:pStyle w:val="TOC2"/>
            <w:tabs>
              <w:tab w:val="right" w:leader="dot" w:pos="9350"/>
            </w:tabs>
            <w:rPr>
              <w:ins w:id="12" w:author="Uday Kumar Tadka" w:date="2019-06-20T12:56:00Z"/>
              <w:rFonts w:asciiTheme="minorHAnsi" w:eastAsiaTheme="minorEastAsia" w:hAnsiTheme="minorHAnsi"/>
              <w:noProof/>
            </w:rPr>
          </w:pPr>
          <w:ins w:id="13" w:author="Uday Kumar Tadka" w:date="2019-06-20T12:56:00Z">
            <w:r w:rsidRPr="000D7924">
              <w:rPr>
                <w:rStyle w:val="Hyperlink"/>
                <w:noProof/>
              </w:rPr>
              <w:fldChar w:fldCharType="begin"/>
            </w:r>
            <w:r w:rsidRPr="000D7924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"_Toc11927798"</w:instrText>
            </w:r>
            <w:r w:rsidRPr="000D7924">
              <w:rPr>
                <w:rStyle w:val="Hyperlink"/>
                <w:noProof/>
              </w:rPr>
              <w:instrText xml:space="preserve"> </w:instrText>
            </w:r>
            <w:r w:rsidRPr="000D7924">
              <w:rPr>
                <w:rStyle w:val="Hyperlink"/>
                <w:noProof/>
              </w:rPr>
            </w:r>
            <w:r w:rsidRPr="000D7924">
              <w:rPr>
                <w:rStyle w:val="Hyperlink"/>
                <w:noProof/>
              </w:rPr>
              <w:fldChar w:fldCharType="separate"/>
            </w:r>
            <w:r w:rsidRPr="000D7924">
              <w:rPr>
                <w:rStyle w:val="Hyperlink"/>
                <w:noProof/>
              </w:rPr>
              <w:t>2.3. Download google-service.json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_Toc11927798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4" w:author="Uday Kumar Tadka" w:date="2019-06-20T12:56:00Z"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  <w:r w:rsidRPr="000D7924">
              <w:rPr>
                <w:rStyle w:val="Hyperlink"/>
                <w:noProof/>
              </w:rPr>
              <w:fldChar w:fldCharType="end"/>
            </w:r>
          </w:ins>
        </w:p>
        <w:p w14:paraId="4328BC77" w14:textId="3AE423A4" w:rsidR="004D3B25" w:rsidRDefault="004D3B25">
          <w:pPr>
            <w:pStyle w:val="TOC2"/>
            <w:tabs>
              <w:tab w:val="right" w:leader="dot" w:pos="9350"/>
            </w:tabs>
            <w:rPr>
              <w:ins w:id="15" w:author="Uday Kumar Tadka" w:date="2019-06-20T12:56:00Z"/>
              <w:rFonts w:asciiTheme="minorHAnsi" w:eastAsiaTheme="minorEastAsia" w:hAnsiTheme="minorHAnsi"/>
              <w:noProof/>
            </w:rPr>
          </w:pPr>
          <w:ins w:id="16" w:author="Uday Kumar Tadka" w:date="2019-06-20T12:56:00Z">
            <w:r w:rsidRPr="000D7924">
              <w:rPr>
                <w:rStyle w:val="Hyperlink"/>
                <w:noProof/>
              </w:rPr>
              <w:fldChar w:fldCharType="begin"/>
            </w:r>
            <w:r w:rsidRPr="000D7924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"_Toc11927799"</w:instrText>
            </w:r>
            <w:r w:rsidRPr="000D7924">
              <w:rPr>
                <w:rStyle w:val="Hyperlink"/>
                <w:noProof/>
              </w:rPr>
              <w:instrText xml:space="preserve"> </w:instrText>
            </w:r>
            <w:r w:rsidRPr="000D7924">
              <w:rPr>
                <w:rStyle w:val="Hyperlink"/>
                <w:noProof/>
              </w:rPr>
            </w:r>
            <w:r w:rsidRPr="000D7924">
              <w:rPr>
                <w:rStyle w:val="Hyperlink"/>
                <w:noProof/>
              </w:rPr>
              <w:fldChar w:fldCharType="separate"/>
            </w:r>
            <w:r w:rsidRPr="000D7924">
              <w:rPr>
                <w:rStyle w:val="Hyperlink"/>
                <w:noProof/>
              </w:rPr>
              <w:t>2.4. Add Firebase to IOS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_Toc11927799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7" w:author="Uday Kumar Tadka" w:date="2019-06-20T12:56:00Z"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  <w:r w:rsidRPr="000D7924">
              <w:rPr>
                <w:rStyle w:val="Hyperlink"/>
                <w:noProof/>
              </w:rPr>
              <w:fldChar w:fldCharType="end"/>
            </w:r>
          </w:ins>
        </w:p>
        <w:p w14:paraId="0CD30B2F" w14:textId="65766317" w:rsidR="004D3B25" w:rsidRDefault="004D3B25">
          <w:pPr>
            <w:pStyle w:val="TOC2"/>
            <w:tabs>
              <w:tab w:val="right" w:leader="dot" w:pos="9350"/>
            </w:tabs>
            <w:rPr>
              <w:ins w:id="18" w:author="Uday Kumar Tadka" w:date="2019-06-20T12:56:00Z"/>
              <w:rFonts w:asciiTheme="minorHAnsi" w:eastAsiaTheme="minorEastAsia" w:hAnsiTheme="minorHAnsi"/>
              <w:noProof/>
            </w:rPr>
          </w:pPr>
          <w:ins w:id="19" w:author="Uday Kumar Tadka" w:date="2019-06-20T12:56:00Z">
            <w:r w:rsidRPr="000D7924">
              <w:rPr>
                <w:rStyle w:val="Hyperlink"/>
                <w:noProof/>
              </w:rPr>
              <w:fldChar w:fldCharType="begin"/>
            </w:r>
            <w:r w:rsidRPr="000D7924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"_Toc11927800"</w:instrText>
            </w:r>
            <w:r w:rsidRPr="000D7924">
              <w:rPr>
                <w:rStyle w:val="Hyperlink"/>
                <w:noProof/>
              </w:rPr>
              <w:instrText xml:space="preserve"> </w:instrText>
            </w:r>
            <w:r w:rsidRPr="000D7924">
              <w:rPr>
                <w:rStyle w:val="Hyperlink"/>
                <w:noProof/>
              </w:rPr>
            </w:r>
            <w:r w:rsidRPr="000D7924">
              <w:rPr>
                <w:rStyle w:val="Hyperlink"/>
                <w:noProof/>
              </w:rPr>
              <w:fldChar w:fldCharType="separate"/>
            </w:r>
            <w:r w:rsidRPr="000D7924">
              <w:rPr>
                <w:rStyle w:val="Hyperlink"/>
                <w:noProof/>
              </w:rPr>
              <w:t>2.5. Download the GoogleServices-info.plist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_Toc11927800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0" w:author="Uday Kumar Tadka" w:date="2019-06-20T12:56:00Z"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  <w:r w:rsidRPr="000D7924">
              <w:rPr>
                <w:rStyle w:val="Hyperlink"/>
                <w:noProof/>
              </w:rPr>
              <w:fldChar w:fldCharType="end"/>
            </w:r>
          </w:ins>
        </w:p>
        <w:p w14:paraId="62FCF36A" w14:textId="1D4BE2C2" w:rsidR="00E05FFF" w:rsidDel="004D3B25" w:rsidRDefault="00E05FFF">
          <w:pPr>
            <w:pStyle w:val="TOC1"/>
            <w:tabs>
              <w:tab w:val="right" w:leader="dot" w:pos="9350"/>
            </w:tabs>
            <w:rPr>
              <w:del w:id="21" w:author="Uday Kumar Tadka" w:date="2019-06-20T12:56:00Z"/>
              <w:rFonts w:asciiTheme="minorHAnsi" w:eastAsiaTheme="minorEastAsia" w:hAnsiTheme="minorHAnsi"/>
              <w:noProof/>
            </w:rPr>
          </w:pPr>
          <w:del w:id="22" w:author="Uday Kumar Tadka" w:date="2019-06-20T12:56:00Z">
            <w:r w:rsidRPr="004D3B25" w:rsidDel="004D3B25">
              <w:rPr>
                <w:noProof/>
                <w:rPrChange w:id="23" w:author="Uday Kumar Tadka" w:date="2019-06-20T12:56:00Z">
                  <w:rPr>
                    <w:rStyle w:val="Hyperlink"/>
                    <w:noProof/>
                  </w:rPr>
                </w:rPrChange>
              </w:rPr>
              <w:delText>Create Firebase Account</w:delText>
            </w:r>
            <w:r w:rsidDel="004D3B25">
              <w:rPr>
                <w:noProof/>
                <w:webHidden/>
              </w:rPr>
              <w:tab/>
              <w:delText>2</w:delText>
            </w:r>
          </w:del>
        </w:p>
        <w:p w14:paraId="280474E6" w14:textId="54230D5E" w:rsidR="00E05FFF" w:rsidDel="004D3B25" w:rsidRDefault="00E05FFF">
          <w:pPr>
            <w:pStyle w:val="TOC2"/>
            <w:tabs>
              <w:tab w:val="right" w:leader="dot" w:pos="9350"/>
            </w:tabs>
            <w:rPr>
              <w:del w:id="24" w:author="Uday Kumar Tadka" w:date="2019-06-20T12:56:00Z"/>
              <w:rFonts w:asciiTheme="minorHAnsi" w:eastAsiaTheme="minorEastAsia" w:hAnsiTheme="minorHAnsi"/>
              <w:noProof/>
            </w:rPr>
          </w:pPr>
          <w:del w:id="25" w:author="Uday Kumar Tadka" w:date="2019-06-20T12:56:00Z">
            <w:r w:rsidRPr="004D3B25" w:rsidDel="004D3B25">
              <w:rPr>
                <w:noProof/>
                <w:rPrChange w:id="26" w:author="Uday Kumar Tadka" w:date="2019-06-20T12:56:00Z">
                  <w:rPr>
                    <w:rStyle w:val="Hyperlink"/>
                    <w:noProof/>
                  </w:rPr>
                </w:rPrChange>
              </w:rPr>
              <w:delText>Sign in to Firebase</w:delText>
            </w:r>
            <w:r w:rsidDel="004D3B25">
              <w:rPr>
                <w:noProof/>
                <w:webHidden/>
              </w:rPr>
              <w:tab/>
              <w:delText>2</w:delText>
            </w:r>
          </w:del>
        </w:p>
        <w:p w14:paraId="6CC0D4BD" w14:textId="52A2DBC8" w:rsidR="00E05FFF" w:rsidDel="004D3B25" w:rsidRDefault="00E05FFF">
          <w:pPr>
            <w:pStyle w:val="TOC2"/>
            <w:tabs>
              <w:tab w:val="right" w:leader="dot" w:pos="9350"/>
            </w:tabs>
            <w:rPr>
              <w:del w:id="27" w:author="Uday Kumar Tadka" w:date="2019-06-20T12:56:00Z"/>
              <w:rFonts w:asciiTheme="minorHAnsi" w:eastAsiaTheme="minorEastAsia" w:hAnsiTheme="minorHAnsi"/>
              <w:noProof/>
            </w:rPr>
          </w:pPr>
          <w:del w:id="28" w:author="Uday Kumar Tadka" w:date="2019-06-20T12:56:00Z">
            <w:r w:rsidRPr="004D3B25" w:rsidDel="004D3B25">
              <w:rPr>
                <w:noProof/>
                <w:rPrChange w:id="29" w:author="Uday Kumar Tadka" w:date="2019-06-20T12:56:00Z">
                  <w:rPr>
                    <w:rStyle w:val="Hyperlink"/>
                    <w:noProof/>
                  </w:rPr>
                </w:rPrChange>
              </w:rPr>
              <w:delText>Add Firebase to Android App</w:delText>
            </w:r>
            <w:r w:rsidDel="004D3B25">
              <w:rPr>
                <w:noProof/>
                <w:webHidden/>
              </w:rPr>
              <w:tab/>
              <w:delText>4</w:delText>
            </w:r>
          </w:del>
        </w:p>
        <w:p w14:paraId="6F857D7C" w14:textId="50C67286" w:rsidR="00E05FFF" w:rsidDel="004D3B25" w:rsidRDefault="00E05FFF">
          <w:pPr>
            <w:pStyle w:val="TOC2"/>
            <w:tabs>
              <w:tab w:val="right" w:leader="dot" w:pos="9350"/>
            </w:tabs>
            <w:rPr>
              <w:del w:id="30" w:author="Uday Kumar Tadka" w:date="2019-06-20T12:56:00Z"/>
              <w:rFonts w:asciiTheme="minorHAnsi" w:eastAsiaTheme="minorEastAsia" w:hAnsiTheme="minorHAnsi"/>
              <w:noProof/>
            </w:rPr>
          </w:pPr>
          <w:del w:id="31" w:author="Uday Kumar Tadka" w:date="2019-06-20T12:56:00Z">
            <w:r w:rsidRPr="004D3B25" w:rsidDel="004D3B25">
              <w:rPr>
                <w:noProof/>
                <w:rPrChange w:id="32" w:author="Uday Kumar Tadka" w:date="2019-06-20T12:56:00Z">
                  <w:rPr>
                    <w:rStyle w:val="Hyperlink"/>
                    <w:noProof/>
                  </w:rPr>
                </w:rPrChange>
              </w:rPr>
              <w:delText>Download google-service.json file</w:delText>
            </w:r>
            <w:r w:rsidDel="004D3B25">
              <w:rPr>
                <w:noProof/>
                <w:webHidden/>
              </w:rPr>
              <w:tab/>
              <w:delText>5</w:delText>
            </w:r>
          </w:del>
        </w:p>
        <w:p w14:paraId="30D92D85" w14:textId="59D59200" w:rsidR="00E05FFF" w:rsidDel="004D3B25" w:rsidRDefault="00E05FFF">
          <w:pPr>
            <w:pStyle w:val="TOC2"/>
            <w:tabs>
              <w:tab w:val="right" w:leader="dot" w:pos="9350"/>
            </w:tabs>
            <w:rPr>
              <w:del w:id="33" w:author="Uday Kumar Tadka" w:date="2019-06-20T12:56:00Z"/>
              <w:rFonts w:asciiTheme="minorHAnsi" w:eastAsiaTheme="minorEastAsia" w:hAnsiTheme="minorHAnsi"/>
              <w:noProof/>
            </w:rPr>
          </w:pPr>
          <w:del w:id="34" w:author="Uday Kumar Tadka" w:date="2019-06-20T12:56:00Z">
            <w:r w:rsidRPr="004D3B25" w:rsidDel="004D3B25">
              <w:rPr>
                <w:noProof/>
                <w:rPrChange w:id="35" w:author="Uday Kumar Tadka" w:date="2019-06-20T12:56:00Z">
                  <w:rPr>
                    <w:rStyle w:val="Hyperlink"/>
                    <w:noProof/>
                  </w:rPr>
                </w:rPrChange>
              </w:rPr>
              <w:delText>Add Firebase to IOS Application</w:delText>
            </w:r>
            <w:r w:rsidDel="004D3B25">
              <w:rPr>
                <w:noProof/>
                <w:webHidden/>
              </w:rPr>
              <w:tab/>
              <w:delText>8</w:delText>
            </w:r>
          </w:del>
        </w:p>
        <w:p w14:paraId="3B765741" w14:textId="789354CC" w:rsidR="00E05FFF" w:rsidDel="004D3B25" w:rsidRDefault="00E05FFF">
          <w:pPr>
            <w:pStyle w:val="TOC2"/>
            <w:tabs>
              <w:tab w:val="right" w:leader="dot" w:pos="9350"/>
            </w:tabs>
            <w:rPr>
              <w:del w:id="36" w:author="Uday Kumar Tadka" w:date="2019-06-20T12:56:00Z"/>
              <w:rFonts w:asciiTheme="minorHAnsi" w:eastAsiaTheme="minorEastAsia" w:hAnsiTheme="minorHAnsi"/>
              <w:noProof/>
            </w:rPr>
          </w:pPr>
          <w:del w:id="37" w:author="Uday Kumar Tadka" w:date="2019-06-20T12:56:00Z">
            <w:r w:rsidRPr="004D3B25" w:rsidDel="004D3B25">
              <w:rPr>
                <w:noProof/>
                <w:rPrChange w:id="38" w:author="Uday Kumar Tadka" w:date="2019-06-20T12:56:00Z">
                  <w:rPr>
                    <w:rStyle w:val="Hyperlink"/>
                    <w:noProof/>
                  </w:rPr>
                </w:rPrChange>
              </w:rPr>
              <w:delText>Download the GoogleServices-info.plist</w:delText>
            </w:r>
            <w:r w:rsidDel="004D3B25">
              <w:rPr>
                <w:noProof/>
                <w:webHidden/>
              </w:rPr>
              <w:tab/>
              <w:delText>11</w:delText>
            </w:r>
          </w:del>
        </w:p>
        <w:p w14:paraId="672A6659" w14:textId="77777777" w:rsidR="00424530" w:rsidRDefault="00424530">
          <w:r>
            <w:rPr>
              <w:b/>
              <w:bCs/>
              <w:noProof/>
            </w:rPr>
            <w:fldChar w:fldCharType="end"/>
          </w:r>
        </w:p>
      </w:sdtContent>
    </w:sdt>
    <w:p w14:paraId="0A37501D" w14:textId="77777777" w:rsidR="00424530" w:rsidRDefault="00424530" w:rsidP="00424530"/>
    <w:p w14:paraId="5DAB6C7B" w14:textId="77777777" w:rsidR="00424530" w:rsidRDefault="00424530" w:rsidP="00424530"/>
    <w:p w14:paraId="02EB378F" w14:textId="77777777" w:rsidR="00424530" w:rsidRDefault="00424530" w:rsidP="00424530"/>
    <w:p w14:paraId="6A05A809" w14:textId="77777777" w:rsidR="00424530" w:rsidRDefault="00424530" w:rsidP="00424530"/>
    <w:p w14:paraId="5A39BBE3" w14:textId="77777777" w:rsidR="00424530" w:rsidRDefault="00424530" w:rsidP="00424530"/>
    <w:p w14:paraId="41C8F396" w14:textId="77777777" w:rsidR="00424530" w:rsidRDefault="00424530" w:rsidP="00424530"/>
    <w:p w14:paraId="72A3D3EC" w14:textId="77777777" w:rsidR="00424530" w:rsidRDefault="00424530" w:rsidP="00424530"/>
    <w:p w14:paraId="0D0B940D" w14:textId="77777777" w:rsidR="00424530" w:rsidRDefault="00424530" w:rsidP="00424530"/>
    <w:p w14:paraId="0E27B00A" w14:textId="77777777" w:rsidR="00424530" w:rsidRDefault="00424530" w:rsidP="00424530"/>
    <w:p w14:paraId="60061E4C" w14:textId="77777777" w:rsidR="00424530" w:rsidRDefault="00424530" w:rsidP="00424530"/>
    <w:p w14:paraId="44EAFD9C" w14:textId="77777777" w:rsidR="00424530" w:rsidRDefault="00424530" w:rsidP="00424530"/>
    <w:p w14:paraId="4B94D5A5" w14:textId="77777777" w:rsidR="00424530" w:rsidRDefault="00424530" w:rsidP="00424530"/>
    <w:p w14:paraId="3DEEC669" w14:textId="77777777" w:rsidR="00424530" w:rsidRDefault="00424530" w:rsidP="00424530"/>
    <w:p w14:paraId="3656B9AB" w14:textId="77777777" w:rsidR="00424530" w:rsidRDefault="00424530" w:rsidP="00424530"/>
    <w:p w14:paraId="45FB0818" w14:textId="5DE89F36" w:rsidR="00424530" w:rsidRDefault="004D3B25" w:rsidP="001B0973">
      <w:pPr>
        <w:pStyle w:val="Heading1"/>
        <w:rPr>
          <w:ins w:id="39" w:author="Uday Kumar Tadka" w:date="2019-06-20T12:53:00Z"/>
        </w:rPr>
      </w:pPr>
      <w:bookmarkStart w:id="40" w:name="_Toc11927794"/>
      <w:ins w:id="41" w:author="Uday Kumar Tadka" w:date="2019-06-20T12:55:00Z">
        <w:r>
          <w:t xml:space="preserve">1. </w:t>
        </w:r>
      </w:ins>
      <w:ins w:id="42" w:author="Uday Kumar Tadka" w:date="2019-06-20T12:53:00Z">
        <w:r w:rsidR="001B0973">
          <w:t>Introduction</w:t>
        </w:r>
        <w:bookmarkEnd w:id="40"/>
      </w:ins>
    </w:p>
    <w:p w14:paraId="03D09A25" w14:textId="32E1EE38" w:rsidR="001B0973" w:rsidRPr="001B0973" w:rsidRDefault="001B0973" w:rsidP="001B0973">
      <w:ins w:id="43" w:author="Uday Kumar Tadka" w:date="2019-06-20T12:53:00Z">
        <w:r w:rsidRPr="001B0973">
          <w:rPr>
            <w:rPrChange w:id="44" w:author="Uday Kumar Tadka" w:date="2019-06-20T12:54:00Z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</w:rPrChange>
          </w:rPr>
          <w:t>Firebase is a backend platform for building Web, Android and IOS applications. It offers real time database, different APIs, multiple authentication types and hosting platform</w:t>
        </w:r>
      </w:ins>
      <w:ins w:id="45" w:author="Uday Kumar Tadka" w:date="2019-06-20T12:54:00Z">
        <w:r>
          <w:t>.</w:t>
        </w:r>
      </w:ins>
    </w:p>
    <w:p w14:paraId="049F31CB" w14:textId="77777777" w:rsidR="00424530" w:rsidRDefault="00424530" w:rsidP="00424530"/>
    <w:p w14:paraId="63940D6E" w14:textId="075590DD" w:rsidR="00343F70" w:rsidRDefault="004D3B25" w:rsidP="00343F70">
      <w:pPr>
        <w:pStyle w:val="Heading1"/>
      </w:pPr>
      <w:bookmarkStart w:id="46" w:name="_Toc11927795"/>
      <w:ins w:id="47" w:author="Uday Kumar Tadka" w:date="2019-06-20T12:55:00Z">
        <w:r>
          <w:t xml:space="preserve">2. </w:t>
        </w:r>
      </w:ins>
      <w:r w:rsidR="00343F70">
        <w:t>Create Firebase Account</w:t>
      </w:r>
      <w:bookmarkEnd w:id="46"/>
    </w:p>
    <w:p w14:paraId="61097D4C" w14:textId="55D8A693" w:rsidR="00C41A83" w:rsidRPr="00C41A83" w:rsidRDefault="00C41A83" w:rsidP="00C41A83"/>
    <w:p w14:paraId="04739C6A" w14:textId="02346442" w:rsidR="00343F70" w:rsidRDefault="004D3B25" w:rsidP="00343F70">
      <w:pPr>
        <w:pStyle w:val="Heading2"/>
      </w:pPr>
      <w:bookmarkStart w:id="48" w:name="_Toc11927796"/>
      <w:ins w:id="49" w:author="Uday Kumar Tadka" w:date="2019-06-20T12:55:00Z">
        <w:r>
          <w:t xml:space="preserve">2.1. </w:t>
        </w:r>
      </w:ins>
      <w:r w:rsidR="00343F70">
        <w:t>Sign in to Firebase</w:t>
      </w:r>
      <w:bookmarkEnd w:id="48"/>
      <w:r w:rsidR="00343F70">
        <w:t xml:space="preserve"> </w:t>
      </w:r>
    </w:p>
    <w:p w14:paraId="26D1FE38" w14:textId="68624D44" w:rsidR="000960A8" w:rsidRDefault="2B11EE9C" w:rsidP="007A7E58">
      <w:pPr>
        <w:pStyle w:val="ListParagraph"/>
        <w:numPr>
          <w:ilvl w:val="0"/>
          <w:numId w:val="2"/>
        </w:numPr>
      </w:pPr>
      <w:r>
        <w:t>Sign in to Firebase console application using below link.</w:t>
      </w:r>
    </w:p>
    <w:p w14:paraId="2D12F321" w14:textId="77777777" w:rsidR="00F1384E" w:rsidRDefault="00235DFD" w:rsidP="00F1384E">
      <w:pPr>
        <w:pStyle w:val="ListParagraph"/>
        <w:ind w:left="360"/>
        <w:jc w:val="left"/>
      </w:pPr>
      <w:hyperlink r:id="rId11" w:history="1">
        <w:r w:rsidR="00F1384E" w:rsidRPr="00DA4D0F">
          <w:rPr>
            <w:rStyle w:val="Hyperlink"/>
          </w:rPr>
          <w:t>https://console.firebase.google.com/</w:t>
        </w:r>
      </w:hyperlink>
    </w:p>
    <w:p w14:paraId="5F89F499" w14:textId="385AFC00" w:rsidR="007A7E58" w:rsidRDefault="007A7E58" w:rsidP="007A7E58">
      <w:pPr>
        <w:pStyle w:val="ListParagraph"/>
        <w:numPr>
          <w:ilvl w:val="0"/>
          <w:numId w:val="2"/>
        </w:numPr>
      </w:pPr>
      <w:r>
        <w:t xml:space="preserve">Enter your </w:t>
      </w:r>
      <w:ins w:id="50" w:author="Sai Kiran" w:date="2019-06-20T10:45:00Z">
        <w:r w:rsidR="001D60F9">
          <w:t>valid E-M</w:t>
        </w:r>
      </w:ins>
      <w:del w:id="51" w:author="Sai Kiran" w:date="2019-06-20T10:45:00Z">
        <w:r w:rsidDel="001D60F9">
          <w:delText>m</w:delText>
        </w:r>
      </w:del>
      <w:r>
        <w:t>ail</w:t>
      </w:r>
      <w:ins w:id="52" w:author="Sai Kiran" w:date="2019-06-20T10:46:00Z">
        <w:r w:rsidR="001D60F9">
          <w:t xml:space="preserve"> and password</w:t>
        </w:r>
      </w:ins>
      <w:r>
        <w:t xml:space="preserve"> to login or </w:t>
      </w:r>
      <w:ins w:id="53" w:author="Sai Kiran" w:date="2019-06-20T10:46:00Z">
        <w:r w:rsidR="00412664">
          <w:t xml:space="preserve">You can also </w:t>
        </w:r>
      </w:ins>
      <w:r>
        <w:t>create an account to Login.</w:t>
      </w:r>
    </w:p>
    <w:p w14:paraId="53128261" w14:textId="77777777" w:rsidR="007A7E58" w:rsidRDefault="007A7E58" w:rsidP="007A7E58">
      <w:pPr>
        <w:jc w:val="center"/>
      </w:pPr>
      <w:r>
        <w:rPr>
          <w:noProof/>
        </w:rPr>
        <w:drawing>
          <wp:inline distT="0" distB="0" distL="0" distR="0" wp14:anchorId="1CA8C5DE" wp14:editId="11BBA41A">
            <wp:extent cx="4183811" cy="3089287"/>
            <wp:effectExtent l="0" t="0" r="7620" b="0"/>
            <wp:docPr id="1990051392" name="Picture 1990051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5757" cy="3090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11E4E" w14:textId="38688693" w:rsidR="007A7E58" w:rsidDel="001D60F9" w:rsidRDefault="007A7E58" w:rsidP="007A7E58">
      <w:pPr>
        <w:pStyle w:val="ListParagraph"/>
        <w:numPr>
          <w:ilvl w:val="0"/>
          <w:numId w:val="2"/>
        </w:numPr>
        <w:rPr>
          <w:del w:id="54" w:author="Sai Kiran" w:date="2019-06-20T10:45:00Z"/>
        </w:rPr>
      </w:pPr>
      <w:del w:id="55" w:author="Sai Kiran" w:date="2019-06-20T10:45:00Z">
        <w:r w:rsidDel="001D60F9">
          <w:delText>Enter your mail password and click Next.</w:delText>
        </w:r>
      </w:del>
    </w:p>
    <w:p w14:paraId="62486C05" w14:textId="77777777" w:rsidR="007A7E58" w:rsidRDefault="007A7E58" w:rsidP="007A7E58">
      <w:commentRangeStart w:id="56"/>
      <w:r>
        <w:rPr>
          <w:noProof/>
        </w:rPr>
        <w:drawing>
          <wp:inline distT="0" distB="0" distL="0" distR="0" wp14:anchorId="669333BD" wp14:editId="3834BFA3">
            <wp:extent cx="5943600" cy="29241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56"/>
      <w:r w:rsidR="00363B8D">
        <w:rPr>
          <w:rStyle w:val="CommentReference"/>
        </w:rPr>
        <w:commentReference w:id="56"/>
      </w:r>
    </w:p>
    <w:p w14:paraId="4101652C" w14:textId="77777777" w:rsidR="007A7E58" w:rsidRDefault="007A7E58" w:rsidP="007A7E58"/>
    <w:p w14:paraId="4B99056E" w14:textId="77777777" w:rsidR="007A7E58" w:rsidRDefault="007A7E58" w:rsidP="007A7E58"/>
    <w:p w14:paraId="1299C43A" w14:textId="77777777" w:rsidR="007A7E58" w:rsidRDefault="007A7E58" w:rsidP="007A7E58"/>
    <w:p w14:paraId="4ACA28AF" w14:textId="3C36760D" w:rsidR="007A7E58" w:rsidRPr="003911A5" w:rsidRDefault="007A7E58" w:rsidP="007A7E58">
      <w:pPr>
        <w:pStyle w:val="ListParagraph"/>
        <w:numPr>
          <w:ilvl w:val="0"/>
          <w:numId w:val="2"/>
        </w:numPr>
        <w:rPr>
          <w:rFonts w:cstheme="minorHAnsi"/>
        </w:rPr>
      </w:pPr>
      <w:r w:rsidRPr="003911A5">
        <w:rPr>
          <w:rFonts w:cstheme="minorHAnsi"/>
          <w:color w:val="000000"/>
          <w:shd w:val="clear" w:color="auto" w:fill="FFFFFF"/>
        </w:rPr>
        <w:t xml:space="preserve">Create a new Firebase project if </w:t>
      </w:r>
      <w:ins w:id="57" w:author="Sai Kiran" w:date="2019-06-20T10:47:00Z">
        <w:r w:rsidR="005F28AC">
          <w:rPr>
            <w:rFonts w:cstheme="minorHAnsi"/>
            <w:color w:val="000000"/>
            <w:shd w:val="clear" w:color="auto" w:fill="FFFFFF"/>
          </w:rPr>
          <w:t xml:space="preserve">there is no </w:t>
        </w:r>
        <w:r w:rsidR="00240DED">
          <w:rPr>
            <w:rFonts w:cstheme="minorHAnsi"/>
            <w:color w:val="000000"/>
            <w:shd w:val="clear" w:color="auto" w:fill="FFFFFF"/>
          </w:rPr>
          <w:t>existing one</w:t>
        </w:r>
      </w:ins>
      <w:del w:id="58" w:author="Sai Kiran" w:date="2019-06-20T10:47:00Z">
        <w:r w:rsidRPr="003911A5" w:rsidDel="005F28AC">
          <w:rPr>
            <w:rFonts w:cstheme="minorHAnsi"/>
            <w:color w:val="000000"/>
            <w:shd w:val="clear" w:color="auto" w:fill="FFFFFF"/>
          </w:rPr>
          <w:delText>you don't have one.</w:delText>
        </w:r>
      </w:del>
      <w:r w:rsidRPr="003911A5">
        <w:rPr>
          <w:rFonts w:cstheme="minorHAnsi"/>
          <w:color w:val="000000"/>
          <w:shd w:val="clear" w:color="auto" w:fill="FFFFFF"/>
        </w:rPr>
        <w:t xml:space="preserve"> Click </w:t>
      </w:r>
      <w:r w:rsidRPr="003911A5">
        <w:rPr>
          <w:rFonts w:cstheme="minorHAnsi"/>
          <w:b/>
          <w:color w:val="000000"/>
          <w:shd w:val="clear" w:color="auto" w:fill="FFFFFF"/>
        </w:rPr>
        <w:t>Add project</w:t>
      </w:r>
      <w:r w:rsidRPr="003911A5">
        <w:rPr>
          <w:rFonts w:cstheme="minorHAnsi"/>
          <w:color w:val="000000"/>
          <w:shd w:val="clear" w:color="auto" w:fill="FFFFFF"/>
        </w:rPr>
        <w:t>.</w:t>
      </w:r>
    </w:p>
    <w:p w14:paraId="4DDBEF00" w14:textId="77777777" w:rsidR="007A7E58" w:rsidRDefault="007A7E58" w:rsidP="007A7E58">
      <w:r>
        <w:rPr>
          <w:noProof/>
        </w:rPr>
        <w:drawing>
          <wp:inline distT="0" distB="0" distL="0" distR="0" wp14:anchorId="5AA8B238" wp14:editId="14C9FEAA">
            <wp:extent cx="5943600" cy="293875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8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9F903" w14:textId="3D9A6DA9" w:rsidR="007A7E58" w:rsidRDefault="007A7E58" w:rsidP="007A7E58">
      <w:pPr>
        <w:pStyle w:val="ListParagraph"/>
        <w:numPr>
          <w:ilvl w:val="0"/>
          <w:numId w:val="2"/>
        </w:numPr>
      </w:pPr>
      <w:r>
        <w:t xml:space="preserve">Enter </w:t>
      </w:r>
      <w:r w:rsidRPr="003911A5">
        <w:rPr>
          <w:b/>
        </w:rPr>
        <w:t>Project name</w:t>
      </w:r>
      <w:r>
        <w:t xml:space="preserve"> and </w:t>
      </w:r>
      <w:del w:id="59" w:author="Sai Kiran" w:date="2019-06-20T10:48:00Z">
        <w:r w:rsidDel="00240DED">
          <w:delText xml:space="preserve">check </w:delText>
        </w:r>
      </w:del>
      <w:ins w:id="60" w:author="Sai Kiran" w:date="2019-06-20T10:48:00Z">
        <w:r w:rsidR="00240DED">
          <w:t xml:space="preserve">Accept </w:t>
        </w:r>
      </w:ins>
      <w:del w:id="61" w:author="Sai Kiran" w:date="2019-06-20T10:48:00Z">
        <w:r w:rsidDel="00240DED">
          <w:delText xml:space="preserve">the </w:delText>
        </w:r>
      </w:del>
      <w:ins w:id="62" w:author="Sai Kiran" w:date="2019-06-20T12:31:00Z">
        <w:r w:rsidR="00E61BC9">
          <w:t>T</w:t>
        </w:r>
      </w:ins>
      <w:del w:id="63" w:author="Sai Kiran" w:date="2019-06-20T12:31:00Z">
        <w:r w:rsidDel="00E61BC9">
          <w:delText>t</w:delText>
        </w:r>
      </w:del>
      <w:r>
        <w:t xml:space="preserve">erms &amp; </w:t>
      </w:r>
      <w:ins w:id="64" w:author="Sai Kiran" w:date="2019-06-20T12:31:00Z">
        <w:r w:rsidR="00E61BC9">
          <w:t>C</w:t>
        </w:r>
      </w:ins>
      <w:del w:id="65" w:author="Sai Kiran" w:date="2019-06-20T12:31:00Z">
        <w:r w:rsidDel="00E61BC9">
          <w:delText>c</w:delText>
        </w:r>
      </w:del>
      <w:r>
        <w:t xml:space="preserve">onditions agreement and click on </w:t>
      </w:r>
      <w:r>
        <w:rPr>
          <w:b/>
        </w:rPr>
        <w:t>C</w:t>
      </w:r>
      <w:r w:rsidRPr="003911A5">
        <w:rPr>
          <w:b/>
        </w:rPr>
        <w:t>reate project</w:t>
      </w:r>
      <w:r>
        <w:t>.</w:t>
      </w:r>
    </w:p>
    <w:p w14:paraId="3461D779" w14:textId="77777777" w:rsidR="007A7E58" w:rsidRDefault="007A7E58" w:rsidP="007A7E58">
      <w:r>
        <w:rPr>
          <w:noProof/>
        </w:rPr>
        <w:drawing>
          <wp:inline distT="0" distB="0" distL="0" distR="0" wp14:anchorId="243B7DF3" wp14:editId="195BA3FA">
            <wp:extent cx="5943600" cy="2756517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6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D30FA" w14:textId="77777777" w:rsidR="007A7E58" w:rsidRDefault="007A7E58" w:rsidP="007A7E58">
      <w:pPr>
        <w:pStyle w:val="ListParagraph"/>
        <w:numPr>
          <w:ilvl w:val="0"/>
          <w:numId w:val="2"/>
        </w:numPr>
      </w:pPr>
      <w:r>
        <w:t>Click Continue.</w:t>
      </w:r>
    </w:p>
    <w:p w14:paraId="3CF2D8B6" w14:textId="77777777" w:rsidR="007A7E58" w:rsidRDefault="007A7E58" w:rsidP="007A7E58">
      <w:r>
        <w:rPr>
          <w:noProof/>
        </w:rPr>
        <w:drawing>
          <wp:inline distT="0" distB="0" distL="0" distR="0" wp14:anchorId="6BAE7958" wp14:editId="1F7228C5">
            <wp:extent cx="5943600" cy="2645572"/>
            <wp:effectExtent l="0" t="0" r="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5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EFF75" w14:textId="04964189" w:rsidR="00096339" w:rsidRDefault="004D3B25" w:rsidP="00096339">
      <w:pPr>
        <w:pStyle w:val="Heading2"/>
      </w:pPr>
      <w:bookmarkStart w:id="66" w:name="_Toc11927797"/>
      <w:ins w:id="67" w:author="Uday Kumar Tadka" w:date="2019-06-20T12:55:00Z">
        <w:r>
          <w:t xml:space="preserve">2.2. </w:t>
        </w:r>
      </w:ins>
      <w:r w:rsidR="00096339">
        <w:t>Add Firebase to Android App</w:t>
      </w:r>
      <w:bookmarkEnd w:id="66"/>
    </w:p>
    <w:p w14:paraId="5249BA2A" w14:textId="42008DA6" w:rsidR="007A7E58" w:rsidRPr="00096339" w:rsidRDefault="007A7E58" w:rsidP="00096339">
      <w:pPr>
        <w:pStyle w:val="ListParagraph"/>
        <w:numPr>
          <w:ilvl w:val="0"/>
          <w:numId w:val="6"/>
        </w:numPr>
        <w:rPr>
          <w:rFonts w:cstheme="minorHAnsi"/>
        </w:rPr>
      </w:pPr>
      <w:r w:rsidRPr="00096339">
        <w:rPr>
          <w:rFonts w:cstheme="minorHAnsi"/>
          <w:color w:val="000000"/>
          <w:shd w:val="clear" w:color="auto" w:fill="FFFFFF"/>
        </w:rPr>
        <w:t xml:space="preserve">After </w:t>
      </w:r>
      <w:ins w:id="68" w:author="Sai Kiran" w:date="2019-06-20T10:49:00Z">
        <w:r w:rsidR="008D0688">
          <w:rPr>
            <w:rFonts w:cstheme="minorHAnsi"/>
            <w:color w:val="000000"/>
            <w:shd w:val="clear" w:color="auto" w:fill="FFFFFF"/>
          </w:rPr>
          <w:t xml:space="preserve">creating a new project </w:t>
        </w:r>
      </w:ins>
      <w:del w:id="69" w:author="Sai Kiran" w:date="2019-06-20T10:49:00Z">
        <w:r w:rsidRPr="00096339" w:rsidDel="008D0688">
          <w:rPr>
            <w:rFonts w:cstheme="minorHAnsi"/>
            <w:color w:val="000000"/>
            <w:shd w:val="clear" w:color="auto" w:fill="FFFFFF"/>
          </w:rPr>
          <w:delText>you create yo</w:delText>
        </w:r>
      </w:del>
      <w:del w:id="70" w:author="Sai Kiran" w:date="2019-06-20T10:48:00Z">
        <w:r w:rsidRPr="00096339" w:rsidDel="008D0688">
          <w:rPr>
            <w:rFonts w:cstheme="minorHAnsi"/>
            <w:color w:val="000000"/>
            <w:shd w:val="clear" w:color="auto" w:fill="FFFFFF"/>
          </w:rPr>
          <w:delText>ur project</w:delText>
        </w:r>
      </w:del>
      <w:r w:rsidRPr="00096339">
        <w:rPr>
          <w:rFonts w:cstheme="minorHAnsi"/>
          <w:color w:val="000000"/>
          <w:shd w:val="clear" w:color="auto" w:fill="FFFFFF"/>
        </w:rPr>
        <w:t>, select </w:t>
      </w:r>
      <w:r w:rsidRPr="00096339">
        <w:rPr>
          <w:rStyle w:val="Strong"/>
          <w:rFonts w:cstheme="minorHAnsi"/>
          <w:color w:val="000000"/>
          <w:shd w:val="clear" w:color="auto" w:fill="FFFFFF"/>
        </w:rPr>
        <w:t>Add Firebase to your Android app</w:t>
      </w:r>
      <w:r w:rsidRPr="00096339">
        <w:rPr>
          <w:rFonts w:cstheme="minorHAnsi"/>
          <w:color w:val="000000"/>
          <w:shd w:val="clear" w:color="auto" w:fill="FFFFFF"/>
        </w:rPr>
        <w:t>.</w:t>
      </w:r>
    </w:p>
    <w:p w14:paraId="0FB78278" w14:textId="77777777" w:rsidR="007A7E58" w:rsidRDefault="007A7E58" w:rsidP="007A7E58">
      <w:pPr>
        <w:jc w:val="center"/>
      </w:pPr>
      <w:r>
        <w:rPr>
          <w:noProof/>
        </w:rPr>
        <w:drawing>
          <wp:inline distT="0" distB="0" distL="0" distR="0" wp14:anchorId="1CB83990" wp14:editId="07777777">
            <wp:extent cx="4972050" cy="3365695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329" cy="336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AB13C" w14:textId="75D1084A" w:rsidR="007A7E58" w:rsidRDefault="007A7E58" w:rsidP="00096339">
      <w:pPr>
        <w:pStyle w:val="ListParagraph"/>
        <w:numPr>
          <w:ilvl w:val="0"/>
          <w:numId w:val="6"/>
        </w:numPr>
      </w:pPr>
      <w:r>
        <w:t xml:space="preserve">Enter </w:t>
      </w:r>
      <w:ins w:id="71" w:author="Sai Kiran" w:date="2019-06-20T10:49:00Z">
        <w:r w:rsidR="008A7F46">
          <w:t>A</w:t>
        </w:r>
      </w:ins>
      <w:del w:id="72" w:author="Sai Kiran" w:date="2019-06-20T10:49:00Z">
        <w:r w:rsidDel="008A7F46">
          <w:delText>a</w:delText>
        </w:r>
      </w:del>
      <w:r>
        <w:t>ndroid package name and click</w:t>
      </w:r>
      <w:ins w:id="73" w:author="Sai Kiran" w:date="2019-06-20T10:50:00Z">
        <w:r w:rsidR="00BC5C6E">
          <w:t xml:space="preserve"> on</w:t>
        </w:r>
      </w:ins>
      <w:r>
        <w:t xml:space="preserve"> Register app.</w:t>
      </w:r>
    </w:p>
    <w:p w14:paraId="008E5313" w14:textId="77777777" w:rsidR="007A7E58" w:rsidRDefault="007A7E58" w:rsidP="007A7E58">
      <w:pPr>
        <w:ind w:firstLine="720"/>
      </w:pPr>
      <w:r>
        <w:t>Ex: com.&lt;company name</w:t>
      </w:r>
      <w:proofErr w:type="gramStart"/>
      <w:r>
        <w:t>&gt;.&lt;</w:t>
      </w:r>
      <w:proofErr w:type="gramEnd"/>
      <w:r>
        <w:t>app name&gt;</w:t>
      </w:r>
    </w:p>
    <w:p w14:paraId="1FC39945" w14:textId="77777777" w:rsidR="007A7E58" w:rsidRDefault="007A7E58" w:rsidP="007A7E58">
      <w:pPr>
        <w:jc w:val="center"/>
      </w:pPr>
      <w:r>
        <w:rPr>
          <w:noProof/>
        </w:rPr>
        <w:drawing>
          <wp:inline distT="0" distB="0" distL="0" distR="0" wp14:anchorId="604BC93B" wp14:editId="5673CD46">
            <wp:extent cx="3010619" cy="2987993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120" cy="3007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850FB" w14:textId="1949CD6F" w:rsidR="00343F70" w:rsidRDefault="004D3B25" w:rsidP="00343F70">
      <w:pPr>
        <w:pStyle w:val="Heading2"/>
      </w:pPr>
      <w:bookmarkStart w:id="74" w:name="_Toc11927798"/>
      <w:ins w:id="75" w:author="Uday Kumar Tadka" w:date="2019-06-20T12:55:00Z">
        <w:r>
          <w:t xml:space="preserve">2.3. </w:t>
        </w:r>
      </w:ins>
      <w:r w:rsidR="00343F70">
        <w:t>Download google-</w:t>
      </w:r>
      <w:proofErr w:type="spellStart"/>
      <w:r w:rsidR="00343F70">
        <w:t>service.json</w:t>
      </w:r>
      <w:proofErr w:type="spellEnd"/>
      <w:r w:rsidR="00343F70">
        <w:t xml:space="preserve"> file</w:t>
      </w:r>
      <w:bookmarkEnd w:id="74"/>
    </w:p>
    <w:p w14:paraId="24D9D2AA" w14:textId="5BF13416" w:rsidR="007A7E58" w:rsidRDefault="007A7E58" w:rsidP="00096339">
      <w:pPr>
        <w:pStyle w:val="ListParagraph"/>
        <w:numPr>
          <w:ilvl w:val="0"/>
          <w:numId w:val="6"/>
        </w:numPr>
      </w:pPr>
      <w:r>
        <w:t xml:space="preserve">Click </w:t>
      </w:r>
      <w:ins w:id="76" w:author="Sai Kiran" w:date="2019-06-20T10:51:00Z">
        <w:r w:rsidR="0060446C">
          <w:t xml:space="preserve">on </w:t>
        </w:r>
      </w:ins>
      <w:r w:rsidRPr="003911A5">
        <w:rPr>
          <w:b/>
        </w:rPr>
        <w:t xml:space="preserve">Download </w:t>
      </w:r>
      <w:proofErr w:type="spellStart"/>
      <w:r w:rsidRPr="003911A5">
        <w:rPr>
          <w:b/>
        </w:rPr>
        <w:t>googl-</w:t>
      </w:r>
      <w:proofErr w:type="gramStart"/>
      <w:r w:rsidRPr="003911A5">
        <w:rPr>
          <w:b/>
        </w:rPr>
        <w:t>service.json</w:t>
      </w:r>
      <w:proofErr w:type="spellEnd"/>
      <w:proofErr w:type="gramEnd"/>
      <w:r w:rsidRPr="003911A5">
        <w:rPr>
          <w:b/>
        </w:rPr>
        <w:t xml:space="preserve"> </w:t>
      </w:r>
      <w:r>
        <w:t>and save it in your local machine.</w:t>
      </w:r>
    </w:p>
    <w:p w14:paraId="0562CB0E" w14:textId="77777777" w:rsidR="007A7E58" w:rsidRDefault="007A7E58" w:rsidP="007A7E58">
      <w:r>
        <w:rPr>
          <w:noProof/>
        </w:rPr>
        <w:drawing>
          <wp:inline distT="0" distB="0" distL="0" distR="0" wp14:anchorId="3396E566" wp14:editId="3EEB5445">
            <wp:extent cx="5943600" cy="3445294"/>
            <wp:effectExtent l="0" t="0" r="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5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894D4" w14:textId="77777777" w:rsidR="007A7E58" w:rsidRDefault="007A7E58" w:rsidP="00096339">
      <w:pPr>
        <w:pStyle w:val="ListParagraph"/>
        <w:numPr>
          <w:ilvl w:val="0"/>
          <w:numId w:val="6"/>
        </w:numPr>
      </w:pPr>
      <w:r>
        <w:t xml:space="preserve">Click </w:t>
      </w:r>
      <w:r w:rsidRPr="00343F70">
        <w:rPr>
          <w:b/>
        </w:rPr>
        <w:t>Next</w:t>
      </w:r>
      <w:r>
        <w:t>.</w:t>
      </w:r>
    </w:p>
    <w:p w14:paraId="34CE0A41" w14:textId="77777777" w:rsidR="007A7E58" w:rsidRDefault="00E163D7" w:rsidP="00E163D7">
      <w:pPr>
        <w:jc w:val="center"/>
      </w:pPr>
      <w:r>
        <w:rPr>
          <w:noProof/>
        </w:rPr>
        <w:drawing>
          <wp:inline distT="0" distB="0" distL="0" distR="0" wp14:anchorId="7077560A" wp14:editId="07777777">
            <wp:extent cx="4429125" cy="4489181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140" cy="4495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99F95" w14:textId="77777777" w:rsidR="007A7E58" w:rsidRPr="00E163D7" w:rsidRDefault="007A7E58" w:rsidP="00096339">
      <w:pPr>
        <w:pStyle w:val="ListParagraph"/>
        <w:numPr>
          <w:ilvl w:val="0"/>
          <w:numId w:val="6"/>
        </w:numPr>
        <w:rPr>
          <w:rFonts w:cstheme="minorHAnsi"/>
        </w:rPr>
      </w:pPr>
      <w:r w:rsidRPr="00E163D7">
        <w:rPr>
          <w:rFonts w:cstheme="minorHAnsi"/>
          <w:color w:val="000000"/>
          <w:shd w:val="clear" w:color="auto" w:fill="FFFFFF"/>
        </w:rPr>
        <w:t>Select </w:t>
      </w:r>
      <w:r w:rsidRPr="00E163D7">
        <w:rPr>
          <w:rStyle w:val="Strong"/>
          <w:rFonts w:cstheme="minorHAnsi"/>
          <w:color w:val="000000"/>
          <w:shd w:val="clear" w:color="auto" w:fill="FFFFFF"/>
        </w:rPr>
        <w:t>Skip this step</w:t>
      </w:r>
      <w:r w:rsidRPr="00E163D7">
        <w:rPr>
          <w:rFonts w:cstheme="minorHAnsi"/>
          <w:color w:val="000000"/>
          <w:shd w:val="clear" w:color="auto" w:fill="FFFFFF"/>
        </w:rPr>
        <w:t xml:space="preserve"> on the </w:t>
      </w:r>
      <w:commentRangeStart w:id="77"/>
      <w:r w:rsidRPr="00E163D7">
        <w:rPr>
          <w:rFonts w:cstheme="minorHAnsi"/>
          <w:color w:val="000000"/>
          <w:shd w:val="clear" w:color="auto" w:fill="FFFFFF"/>
        </w:rPr>
        <w:t>page</w:t>
      </w:r>
      <w:commentRangeEnd w:id="77"/>
      <w:r w:rsidR="00664C0E">
        <w:rPr>
          <w:rStyle w:val="CommentReference"/>
        </w:rPr>
        <w:commentReference w:id="77"/>
      </w:r>
      <w:r w:rsidRPr="00E163D7">
        <w:rPr>
          <w:rFonts w:cstheme="minorHAnsi"/>
          <w:color w:val="000000"/>
          <w:shd w:val="clear" w:color="auto" w:fill="FFFFFF"/>
        </w:rPr>
        <w:t>.</w:t>
      </w:r>
    </w:p>
    <w:p w14:paraId="62EBF3C5" w14:textId="0881D2B4" w:rsidR="00096339" w:rsidRDefault="00451BB1">
      <w:pPr>
        <w:rPr>
          <w:ins w:id="78" w:author="Sai Kiran" w:date="2019-06-20T10:53:00Z"/>
        </w:rPr>
        <w:pPrChange w:id="79" w:author="Sai Kiran" w:date="2019-06-20T10:53:00Z">
          <w:pPr>
            <w:jc w:val="center"/>
          </w:pPr>
        </w:pPrChange>
      </w:pPr>
      <w:proofErr w:type="gramStart"/>
      <w:ins w:id="80" w:author="Sai Kiran" w:date="2019-06-20T10:53:00Z">
        <w:r w:rsidRPr="007C7A89">
          <w:rPr>
            <w:b/>
            <w:rPrChange w:id="81" w:author="Sai Kiran" w:date="2019-06-20T10:55:00Z">
              <w:rPr/>
            </w:rPrChange>
          </w:rPr>
          <w:t>Note</w:t>
        </w:r>
        <w:r>
          <w:t xml:space="preserve"> :</w:t>
        </w:r>
        <w:proofErr w:type="gramEnd"/>
        <w:r>
          <w:t xml:space="preserve"> </w:t>
        </w:r>
      </w:ins>
      <w:ins w:id="82" w:author="Sai Kiran" w:date="2019-06-20T10:54:00Z">
        <w:r w:rsidR="008958E7">
          <w:t xml:space="preserve">This phase is for validation hence we do not require it at this step </w:t>
        </w:r>
        <w:r w:rsidR="007C7A89">
          <w:t>we can click on skip</w:t>
        </w:r>
      </w:ins>
      <w:ins w:id="83" w:author="Sai Kiran" w:date="2019-06-20T10:55:00Z">
        <w:r w:rsidR="007C7A89">
          <w:t xml:space="preserve"> for now</w:t>
        </w:r>
      </w:ins>
      <w:ins w:id="84" w:author="Sai Kiran" w:date="2019-06-20T10:54:00Z">
        <w:r w:rsidR="007C7A89">
          <w:t>.</w:t>
        </w:r>
      </w:ins>
    </w:p>
    <w:p w14:paraId="0885E442" w14:textId="77777777" w:rsidR="00664C0E" w:rsidRDefault="00664C0E" w:rsidP="00684BD1">
      <w:pPr>
        <w:jc w:val="center"/>
      </w:pPr>
    </w:p>
    <w:p w14:paraId="6D98A12B" w14:textId="77777777" w:rsidR="007A7E58" w:rsidRDefault="007A7E58" w:rsidP="00684BD1">
      <w:pPr>
        <w:jc w:val="center"/>
      </w:pPr>
      <w:r>
        <w:rPr>
          <w:noProof/>
        </w:rPr>
        <w:drawing>
          <wp:inline distT="0" distB="0" distL="0" distR="0" wp14:anchorId="5C8D5816" wp14:editId="35792480">
            <wp:extent cx="4667250" cy="31115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6DB82" w14:textId="77777777" w:rsidR="00096339" w:rsidRDefault="00096339" w:rsidP="00096339"/>
    <w:p w14:paraId="4EC372FA" w14:textId="53263B20" w:rsidR="00096339" w:rsidRDefault="004D3B25" w:rsidP="00096339">
      <w:pPr>
        <w:pStyle w:val="Heading2"/>
      </w:pPr>
      <w:bookmarkStart w:id="85" w:name="_Toc11927799"/>
      <w:ins w:id="86" w:author="Uday Kumar Tadka" w:date="2019-06-20T12:55:00Z">
        <w:r>
          <w:t xml:space="preserve">2.4. </w:t>
        </w:r>
      </w:ins>
      <w:r w:rsidR="00096339">
        <w:t>Add Firebase to IOS Application</w:t>
      </w:r>
      <w:bookmarkEnd w:id="85"/>
    </w:p>
    <w:p w14:paraId="748E7B3D" w14:textId="77777777" w:rsidR="00096339" w:rsidRDefault="000034F5" w:rsidP="000034F5">
      <w:pPr>
        <w:pStyle w:val="ListParagraph"/>
        <w:numPr>
          <w:ilvl w:val="0"/>
          <w:numId w:val="9"/>
        </w:numPr>
        <w:ind w:left="360"/>
      </w:pPr>
      <w:r>
        <w:t>From the General menu scroll down to app section and click on Add App.</w:t>
      </w:r>
    </w:p>
    <w:p w14:paraId="5997CC1D" w14:textId="77777777" w:rsidR="000034F5" w:rsidRDefault="000034F5" w:rsidP="000034F5">
      <w:r>
        <w:rPr>
          <w:noProof/>
        </w:rPr>
        <w:drawing>
          <wp:inline distT="0" distB="0" distL="0" distR="0" wp14:anchorId="64E6D0C9" wp14:editId="19817630">
            <wp:extent cx="5943600" cy="6654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1691D" w14:textId="0FCB31D8" w:rsidR="000034F5" w:rsidRDefault="008E027A" w:rsidP="000034F5">
      <w:pPr>
        <w:pStyle w:val="ListParagraph"/>
        <w:numPr>
          <w:ilvl w:val="0"/>
          <w:numId w:val="9"/>
        </w:numPr>
        <w:ind w:left="360"/>
      </w:pPr>
      <w:ins w:id="87" w:author="Sai Kiran" w:date="2019-06-20T10:57:00Z">
        <w:r>
          <w:t xml:space="preserve">Select </w:t>
        </w:r>
      </w:ins>
      <w:del w:id="88" w:author="Sai Kiran" w:date="2019-06-20T10:57:00Z">
        <w:r w:rsidR="000034F5" w:rsidDel="00260677">
          <w:delText>we will get one pop-up screen, select the</w:delText>
        </w:r>
      </w:del>
      <w:r w:rsidR="000034F5">
        <w:t xml:space="preserve"> IOS platform</w:t>
      </w:r>
      <w:ins w:id="89" w:author="Sai Kiran" w:date="2019-06-20T10:57:00Z">
        <w:r>
          <w:t xml:space="preserve"> fro</w:t>
        </w:r>
      </w:ins>
      <w:ins w:id="90" w:author="Sai Kiran" w:date="2019-06-20T10:58:00Z">
        <w:r>
          <w:t>m the shown pop up</w:t>
        </w:r>
      </w:ins>
      <w:r w:rsidR="000034F5">
        <w:t>.</w:t>
      </w:r>
    </w:p>
    <w:p w14:paraId="110FFD37" w14:textId="77777777" w:rsidR="000034F5" w:rsidRDefault="000034F5" w:rsidP="000034F5">
      <w:pPr>
        <w:pStyle w:val="ListParagraph"/>
        <w:ind w:left="360"/>
      </w:pPr>
      <w:r>
        <w:rPr>
          <w:noProof/>
        </w:rPr>
        <w:drawing>
          <wp:inline distT="0" distB="0" distL="0" distR="0" wp14:anchorId="3B93E485" wp14:editId="07777777">
            <wp:extent cx="5943600" cy="28479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99379" w14:textId="77777777" w:rsidR="000034F5" w:rsidRDefault="000034F5" w:rsidP="000034F5"/>
    <w:p w14:paraId="079B7A7C" w14:textId="22440DE2" w:rsidR="000034F5" w:rsidRDefault="00875D3F" w:rsidP="00653AEE">
      <w:pPr>
        <w:pStyle w:val="ListParagraph"/>
        <w:numPr>
          <w:ilvl w:val="0"/>
          <w:numId w:val="9"/>
        </w:numPr>
        <w:ind w:left="360"/>
      </w:pPr>
      <w:ins w:id="91" w:author="Sai Kiran" w:date="2019-06-20T10:58:00Z">
        <w:r>
          <w:t>Enter IOS Bundle ID in the given box as shown below</w:t>
        </w:r>
        <w:r w:rsidR="003B6366">
          <w:t xml:space="preserve"> </w:t>
        </w:r>
      </w:ins>
      <w:ins w:id="92" w:author="Sai Kiran" w:date="2019-06-20T10:59:00Z">
        <w:r w:rsidR="003B6366">
          <w:t xml:space="preserve">and click on </w:t>
        </w:r>
        <w:r w:rsidR="003B6366" w:rsidRPr="00C3745C">
          <w:rPr>
            <w:b/>
            <w:rPrChange w:id="93" w:author="Sai Kiran" w:date="2019-06-20T12:32:00Z">
              <w:rPr/>
            </w:rPrChange>
          </w:rPr>
          <w:t>Register</w:t>
        </w:r>
        <w:r w:rsidR="003B6366">
          <w:t xml:space="preserve"> APP</w:t>
        </w:r>
      </w:ins>
      <w:del w:id="94" w:author="Sai Kiran" w:date="2019-06-20T10:58:00Z">
        <w:r w:rsidR="000034F5" w:rsidDel="00875D3F">
          <w:delText>Provide the bundle id</w:delText>
        </w:r>
      </w:del>
      <w:r w:rsidR="000034F5">
        <w:t xml:space="preserve"> </w:t>
      </w:r>
    </w:p>
    <w:p w14:paraId="3FE9F23F" w14:textId="77777777" w:rsidR="000034F5" w:rsidRDefault="000034F5" w:rsidP="000034F5">
      <w:pPr>
        <w:pStyle w:val="ListParagraph"/>
        <w:ind w:left="1080"/>
      </w:pPr>
      <w:r>
        <w:rPr>
          <w:noProof/>
        </w:rPr>
        <w:drawing>
          <wp:inline distT="0" distB="0" distL="0" distR="0" wp14:anchorId="60030C50" wp14:editId="07777777">
            <wp:extent cx="5943600" cy="4400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2D693" w14:textId="08818137" w:rsidR="003772C3" w:rsidRDefault="00A13627" w:rsidP="009B14E9">
      <w:pPr>
        <w:pStyle w:val="ListParagraph"/>
        <w:numPr>
          <w:ilvl w:val="0"/>
          <w:numId w:val="9"/>
        </w:numPr>
        <w:ind w:left="360"/>
      </w:pPr>
      <w:r>
        <w:t xml:space="preserve">After clicking on the “Register app”, </w:t>
      </w:r>
      <w:ins w:id="95" w:author="Sai Kiran" w:date="2019-06-20T10:59:00Z">
        <w:r w:rsidR="009E183F">
          <w:t xml:space="preserve">you see a new screen </w:t>
        </w:r>
      </w:ins>
      <w:ins w:id="96" w:author="Sai Kiran" w:date="2019-06-20T11:00:00Z">
        <w:r w:rsidR="00AE61D3">
          <w:t xml:space="preserve">pop up where you can click on </w:t>
        </w:r>
        <w:r w:rsidR="00FF4623" w:rsidRPr="00FF4623">
          <w:rPr>
            <w:b/>
            <w:rPrChange w:id="97" w:author="Sai Kiran" w:date="2019-06-20T11:00:00Z">
              <w:rPr/>
            </w:rPrChange>
          </w:rPr>
          <w:t>Next</w:t>
        </w:r>
        <w:r w:rsidR="00FF4623">
          <w:t xml:space="preserve"> </w:t>
        </w:r>
        <w:r w:rsidR="00AE61D3">
          <w:t xml:space="preserve">to continue further </w:t>
        </w:r>
      </w:ins>
      <w:del w:id="98" w:author="Sai Kiran" w:date="2019-06-20T10:59:00Z">
        <w:r w:rsidDel="009E183F">
          <w:delText xml:space="preserve">the below screen will get populated click on </w:delText>
        </w:r>
      </w:del>
      <w:del w:id="99" w:author="Sai Kiran" w:date="2019-06-20T11:00:00Z">
        <w:r w:rsidDel="00FF4623">
          <w:delText>“Next”</w:delText>
        </w:r>
      </w:del>
    </w:p>
    <w:p w14:paraId="1F72F646" w14:textId="77777777" w:rsidR="00A13627" w:rsidRDefault="00A13627" w:rsidP="00A13627">
      <w:pPr>
        <w:ind w:left="720"/>
      </w:pPr>
      <w:r>
        <w:rPr>
          <w:noProof/>
        </w:rPr>
        <w:drawing>
          <wp:inline distT="0" distB="0" distL="0" distR="0" wp14:anchorId="4BAE2003" wp14:editId="7C074886">
            <wp:extent cx="5943600" cy="38811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64451" w14:textId="77777777" w:rsidR="00A13627" w:rsidRDefault="00904202" w:rsidP="009B14E9">
      <w:pPr>
        <w:pStyle w:val="ListParagraph"/>
        <w:numPr>
          <w:ilvl w:val="0"/>
          <w:numId w:val="9"/>
        </w:numPr>
        <w:ind w:left="360"/>
      </w:pPr>
      <w:r>
        <w:t xml:space="preserve">Click on “Continue to Console” to complete the setup. </w:t>
      </w:r>
    </w:p>
    <w:p w14:paraId="08CE6F91" w14:textId="77777777" w:rsidR="00904202" w:rsidRDefault="00904202" w:rsidP="00904202">
      <w:r>
        <w:rPr>
          <w:noProof/>
        </w:rPr>
        <w:drawing>
          <wp:inline distT="0" distB="0" distL="0" distR="0" wp14:anchorId="613D45F3" wp14:editId="5E8E4D29">
            <wp:extent cx="5591175" cy="43053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C4905" w14:textId="6F6722D0" w:rsidR="00904202" w:rsidRDefault="004D3B25" w:rsidP="00904202">
      <w:pPr>
        <w:pStyle w:val="Heading2"/>
      </w:pPr>
      <w:bookmarkStart w:id="100" w:name="_Toc11927800"/>
      <w:ins w:id="101" w:author="Uday Kumar Tadka" w:date="2019-06-20T12:56:00Z">
        <w:r>
          <w:t xml:space="preserve">2.5. </w:t>
        </w:r>
      </w:ins>
      <w:r w:rsidR="00904202">
        <w:t xml:space="preserve">Download the </w:t>
      </w:r>
      <w:proofErr w:type="spellStart"/>
      <w:r w:rsidR="00904202">
        <w:t>GoogleServices-</w:t>
      </w:r>
      <w:proofErr w:type="gramStart"/>
      <w:r w:rsidR="00904202">
        <w:t>info.plist</w:t>
      </w:r>
      <w:bookmarkEnd w:id="100"/>
      <w:proofErr w:type="spellEnd"/>
      <w:proofErr w:type="gramEnd"/>
    </w:p>
    <w:p w14:paraId="71D821A5" w14:textId="6BBB0EEB" w:rsidR="00904202" w:rsidRPr="00904202" w:rsidRDefault="00904202" w:rsidP="009B14E9">
      <w:pPr>
        <w:pStyle w:val="ListParagraph"/>
        <w:numPr>
          <w:ilvl w:val="0"/>
          <w:numId w:val="11"/>
        </w:numPr>
        <w:ind w:left="360"/>
        <w:rPr>
          <w:rFonts w:cs="Segoe UI"/>
          <w:sz w:val="21"/>
          <w:szCs w:val="21"/>
        </w:rPr>
      </w:pPr>
      <w:r w:rsidRPr="00904202">
        <w:rPr>
          <w:rFonts w:cs="Segoe UI"/>
          <w:sz w:val="21"/>
          <w:szCs w:val="21"/>
        </w:rPr>
        <w:t>Download</w:t>
      </w:r>
      <w:del w:id="102" w:author="Sai Kiran" w:date="2019-06-20T12:33:00Z">
        <w:r w:rsidRPr="00904202" w:rsidDel="00A00451">
          <w:rPr>
            <w:rFonts w:cs="Segoe UI"/>
            <w:sz w:val="21"/>
            <w:szCs w:val="21"/>
          </w:rPr>
          <w:delText xml:space="preserve"> the </w:delText>
        </w:r>
      </w:del>
      <w:ins w:id="103" w:author="Sai Kiran" w:date="2019-06-20T12:33:00Z">
        <w:r w:rsidR="00A00451">
          <w:rPr>
            <w:rFonts w:cs="Segoe UI"/>
            <w:sz w:val="21"/>
            <w:szCs w:val="21"/>
          </w:rPr>
          <w:t xml:space="preserve"> </w:t>
        </w:r>
      </w:ins>
      <w:proofErr w:type="spellStart"/>
      <w:r w:rsidRPr="00904202">
        <w:rPr>
          <w:rFonts w:cs="Segoe UI"/>
          <w:b/>
          <w:sz w:val="21"/>
          <w:szCs w:val="21"/>
        </w:rPr>
        <w:t>GoogleServices-</w:t>
      </w:r>
      <w:proofErr w:type="gramStart"/>
      <w:r w:rsidRPr="00904202">
        <w:rPr>
          <w:rFonts w:cs="Segoe UI"/>
          <w:b/>
          <w:sz w:val="21"/>
          <w:szCs w:val="21"/>
        </w:rPr>
        <w:t>info.plist</w:t>
      </w:r>
      <w:proofErr w:type="spellEnd"/>
      <w:proofErr w:type="gramEnd"/>
      <w:r w:rsidRPr="00904202">
        <w:rPr>
          <w:rFonts w:cs="Segoe UI"/>
          <w:sz w:val="21"/>
          <w:szCs w:val="21"/>
        </w:rPr>
        <w:t xml:space="preserve"> file by clicking on “General” menu of Firebase application</w:t>
      </w:r>
      <w:ins w:id="104" w:author="Sai Kiran" w:date="2019-06-20T12:33:00Z">
        <w:r w:rsidR="00B0564E">
          <w:rPr>
            <w:rFonts w:cs="Segoe UI"/>
            <w:sz w:val="21"/>
            <w:szCs w:val="21"/>
          </w:rPr>
          <w:t>.</w:t>
        </w:r>
      </w:ins>
      <w:r w:rsidRPr="00904202">
        <w:rPr>
          <w:rFonts w:cs="Segoe UI"/>
          <w:sz w:val="21"/>
          <w:szCs w:val="21"/>
        </w:rPr>
        <w:t xml:space="preserve"> </w:t>
      </w:r>
    </w:p>
    <w:p w14:paraId="23DE523C" w14:textId="33A947F2" w:rsidR="00904202" w:rsidRDefault="00904202" w:rsidP="2816B801">
      <w:pPr>
        <w:rPr>
          <w:rFonts w:cs="Segoe UI"/>
          <w:sz w:val="21"/>
          <w:szCs w:val="21"/>
        </w:rPr>
      </w:pPr>
      <w:r>
        <w:rPr>
          <w:noProof/>
        </w:rPr>
        <w:drawing>
          <wp:inline distT="0" distB="0" distL="0" distR="0" wp14:anchorId="0C8B36F5" wp14:editId="0E5FAB7F">
            <wp:extent cx="5943600" cy="3390900"/>
            <wp:effectExtent l="0" t="0" r="0" b="0"/>
            <wp:docPr id="67257753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05" w:name="_GoBack"/>
      <w:bookmarkEnd w:id="105"/>
    </w:p>
    <w:sectPr w:rsidR="009042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56" w:author="Sai Kiran" w:date="2019-06-20T10:47:00Z" w:initials="SK">
    <w:p w14:paraId="57FD7587" w14:textId="11FCC212" w:rsidR="00363B8D" w:rsidRDefault="00363B8D">
      <w:pPr>
        <w:pStyle w:val="CommentText"/>
      </w:pPr>
      <w:r>
        <w:rPr>
          <w:rStyle w:val="CommentReference"/>
        </w:rPr>
        <w:annotationRef/>
      </w:r>
      <w:r>
        <w:t>Not needed</w:t>
      </w:r>
    </w:p>
  </w:comment>
  <w:comment w:id="77" w:author="Sai Kiran" w:date="2019-06-20T10:53:00Z" w:initials="SK">
    <w:p w14:paraId="79091457" w14:textId="6C5E3468" w:rsidR="00664C0E" w:rsidRDefault="00664C0E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57FD7587" w15:done="0"/>
  <w15:commentEx w15:paraId="7909145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57FD7587" w16cid:durableId="20B5E2A8"/>
  <w16cid:commentId w16cid:paraId="79091457" w16cid:durableId="20B5E42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D8E196" w14:textId="77777777" w:rsidR="00235DFD" w:rsidRDefault="00235DFD" w:rsidP="000960A8">
      <w:pPr>
        <w:spacing w:after="0" w:line="240" w:lineRule="auto"/>
      </w:pPr>
      <w:r>
        <w:separator/>
      </w:r>
    </w:p>
  </w:endnote>
  <w:endnote w:type="continuationSeparator" w:id="0">
    <w:p w14:paraId="74E131AA" w14:textId="77777777" w:rsidR="00235DFD" w:rsidRDefault="00235DFD" w:rsidP="000960A8">
      <w:pPr>
        <w:spacing w:after="0" w:line="240" w:lineRule="auto"/>
      </w:pPr>
      <w:r>
        <w:continuationSeparator/>
      </w:r>
    </w:p>
  </w:endnote>
  <w:endnote w:type="continuationNotice" w:id="1">
    <w:p w14:paraId="3F6F4789" w14:textId="77777777" w:rsidR="00235DFD" w:rsidRDefault="00235DF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802F57" w14:textId="77777777" w:rsidR="00235DFD" w:rsidRDefault="00235DFD" w:rsidP="000960A8">
      <w:pPr>
        <w:spacing w:after="0" w:line="240" w:lineRule="auto"/>
      </w:pPr>
      <w:r>
        <w:separator/>
      </w:r>
    </w:p>
  </w:footnote>
  <w:footnote w:type="continuationSeparator" w:id="0">
    <w:p w14:paraId="7D6016BB" w14:textId="77777777" w:rsidR="00235DFD" w:rsidRDefault="00235DFD" w:rsidP="000960A8">
      <w:pPr>
        <w:spacing w:after="0" w:line="240" w:lineRule="auto"/>
      </w:pPr>
      <w:r>
        <w:continuationSeparator/>
      </w:r>
    </w:p>
  </w:footnote>
  <w:footnote w:type="continuationNotice" w:id="1">
    <w:p w14:paraId="5B66FAA2" w14:textId="77777777" w:rsidR="00235DFD" w:rsidRDefault="00235DFD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0752E1"/>
    <w:multiLevelType w:val="hybridMultilevel"/>
    <w:tmpl w:val="0C0EC8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57264F"/>
    <w:multiLevelType w:val="hybridMultilevel"/>
    <w:tmpl w:val="22324910"/>
    <w:lvl w:ilvl="0" w:tplc="6C8496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9D248F5"/>
    <w:multiLevelType w:val="hybridMultilevel"/>
    <w:tmpl w:val="8724F338"/>
    <w:lvl w:ilvl="0" w:tplc="DB3C313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5E7C04"/>
    <w:multiLevelType w:val="hybridMultilevel"/>
    <w:tmpl w:val="C76AE9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78639E"/>
    <w:multiLevelType w:val="hybridMultilevel"/>
    <w:tmpl w:val="AF7A6A56"/>
    <w:lvl w:ilvl="0" w:tplc="EF2ADE6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D56649"/>
    <w:multiLevelType w:val="hybridMultilevel"/>
    <w:tmpl w:val="BB3ED7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39050D"/>
    <w:multiLevelType w:val="hybridMultilevel"/>
    <w:tmpl w:val="EA2657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535D63"/>
    <w:multiLevelType w:val="hybridMultilevel"/>
    <w:tmpl w:val="E0580D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4057BA"/>
    <w:multiLevelType w:val="hybridMultilevel"/>
    <w:tmpl w:val="B00EAB0C"/>
    <w:lvl w:ilvl="0" w:tplc="D2B611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9" w15:restartNumberingAfterBreak="0">
    <w:nsid w:val="7BAB1D4F"/>
    <w:multiLevelType w:val="hybridMultilevel"/>
    <w:tmpl w:val="A1E2F2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BF77D3F"/>
    <w:multiLevelType w:val="hybridMultilevel"/>
    <w:tmpl w:val="8C7E3876"/>
    <w:lvl w:ilvl="0" w:tplc="67CA4746">
      <w:start w:val="1"/>
      <w:numFmt w:val="decimal"/>
      <w:lvlText w:val="%1."/>
      <w:lvlJc w:val="left"/>
      <w:pPr>
        <w:ind w:left="720" w:hanging="360"/>
      </w:pPr>
      <w:rPr>
        <w:rFonts w:ascii="Segoe UI" w:eastAsiaTheme="minorHAnsi" w:hAnsi="Segoe U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8"/>
  </w:num>
  <w:num w:numId="3">
    <w:abstractNumId w:val="9"/>
  </w:num>
  <w:num w:numId="4">
    <w:abstractNumId w:val="5"/>
  </w:num>
  <w:num w:numId="5">
    <w:abstractNumId w:val="6"/>
  </w:num>
  <w:num w:numId="6">
    <w:abstractNumId w:val="2"/>
  </w:num>
  <w:num w:numId="7">
    <w:abstractNumId w:val="3"/>
  </w:num>
  <w:num w:numId="8">
    <w:abstractNumId w:val="7"/>
  </w:num>
  <w:num w:numId="9">
    <w:abstractNumId w:val="1"/>
  </w:num>
  <w:num w:numId="10">
    <w:abstractNumId w:val="10"/>
  </w:num>
  <w:num w:numId="1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Sai Kiran">
    <w15:presenceInfo w15:providerId="None" w15:userId="Sai Kira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trackRevisions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E58"/>
    <w:rsid w:val="000034F5"/>
    <w:rsid w:val="000161D2"/>
    <w:rsid w:val="000960A8"/>
    <w:rsid w:val="00096339"/>
    <w:rsid w:val="00190BD6"/>
    <w:rsid w:val="001B0973"/>
    <w:rsid w:val="001D60F9"/>
    <w:rsid w:val="001F2170"/>
    <w:rsid w:val="00224230"/>
    <w:rsid w:val="00235DFD"/>
    <w:rsid w:val="00240DED"/>
    <w:rsid w:val="00260677"/>
    <w:rsid w:val="00323A1D"/>
    <w:rsid w:val="00343F70"/>
    <w:rsid w:val="00363B8D"/>
    <w:rsid w:val="003772C3"/>
    <w:rsid w:val="003A5612"/>
    <w:rsid w:val="003B6366"/>
    <w:rsid w:val="00412664"/>
    <w:rsid w:val="0041793E"/>
    <w:rsid w:val="00424530"/>
    <w:rsid w:val="00434E14"/>
    <w:rsid w:val="00451BB1"/>
    <w:rsid w:val="00472BBB"/>
    <w:rsid w:val="004D3B25"/>
    <w:rsid w:val="00500CBD"/>
    <w:rsid w:val="00596705"/>
    <w:rsid w:val="005F28AC"/>
    <w:rsid w:val="0060446C"/>
    <w:rsid w:val="00653AEE"/>
    <w:rsid w:val="00664C0E"/>
    <w:rsid w:val="00684BD1"/>
    <w:rsid w:val="006934D3"/>
    <w:rsid w:val="007A7E58"/>
    <w:rsid w:val="007C7A89"/>
    <w:rsid w:val="00875D3F"/>
    <w:rsid w:val="008958E7"/>
    <w:rsid w:val="008A7F46"/>
    <w:rsid w:val="008D0688"/>
    <w:rsid w:val="008D39D3"/>
    <w:rsid w:val="008E027A"/>
    <w:rsid w:val="00904202"/>
    <w:rsid w:val="009B14E9"/>
    <w:rsid w:val="009E183F"/>
    <w:rsid w:val="00A00451"/>
    <w:rsid w:val="00A13627"/>
    <w:rsid w:val="00AA5CFB"/>
    <w:rsid w:val="00AD10A9"/>
    <w:rsid w:val="00AE0DCB"/>
    <w:rsid w:val="00AE61D3"/>
    <w:rsid w:val="00B0564E"/>
    <w:rsid w:val="00BC5C6E"/>
    <w:rsid w:val="00C3745C"/>
    <w:rsid w:val="00C41A83"/>
    <w:rsid w:val="00DB55FE"/>
    <w:rsid w:val="00DD740C"/>
    <w:rsid w:val="00E05FFF"/>
    <w:rsid w:val="00E163D7"/>
    <w:rsid w:val="00E61BC9"/>
    <w:rsid w:val="00EF6C8B"/>
    <w:rsid w:val="00F1384E"/>
    <w:rsid w:val="00FF4623"/>
    <w:rsid w:val="09FAD7B3"/>
    <w:rsid w:val="2816B801"/>
    <w:rsid w:val="2B11E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45CC19"/>
  <w15:chartTrackingRefBased/>
  <w15:docId w15:val="{E741BB52-2355-4B90-8A9A-9F3D0A78F5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7E58"/>
    <w:pPr>
      <w:spacing w:line="360" w:lineRule="auto"/>
      <w:jc w:val="both"/>
    </w:pPr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43F70"/>
    <w:pPr>
      <w:keepNext/>
      <w:keepLines/>
      <w:spacing w:before="240" w:after="0"/>
      <w:outlineLvl w:val="0"/>
    </w:pPr>
    <w:rPr>
      <w:rFonts w:eastAsiaTheme="majorEastAsia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343F70"/>
    <w:pPr>
      <w:keepNext/>
      <w:keepLines/>
      <w:spacing w:before="40" w:after="0"/>
      <w:outlineLvl w:val="1"/>
    </w:pPr>
    <w:rPr>
      <w:rFonts w:eastAsiaTheme="majorEastAsia" w:cstheme="majorBidi"/>
      <w:b/>
      <w:color w:val="4472C4" w:themeColor="accent1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ListPar1,List Paragraph Bullet,List Paragraph21,list1,b1 + Justified,*Body 1,b-heading 1/heading 2,heading1body-heading2body,b-heading,Bullet List,FooterText,b14,Equipment,List Paragraph12,Bullets 2,numbered,Paragraphe de liste1,列出段落,lp1"/>
    <w:basedOn w:val="Normal"/>
    <w:link w:val="ListParagraphChar"/>
    <w:uiPriority w:val="34"/>
    <w:qFormat/>
    <w:rsid w:val="007A7E58"/>
    <w:pPr>
      <w:ind w:left="720"/>
      <w:contextualSpacing/>
    </w:pPr>
  </w:style>
  <w:style w:type="character" w:customStyle="1" w:styleId="ListParagraphChar">
    <w:name w:val="List Paragraph Char"/>
    <w:aliases w:val="ListPar1 Char,List Paragraph Bullet Char,List Paragraph21 Char,list1 Char,b1 + Justified Char,*Body 1 Char,b-heading 1/heading 2 Char,heading1body-heading2body Char,b-heading Char,Bullet List Char,FooterText Char,b14 Char,列出段落 Char"/>
    <w:basedOn w:val="DefaultParagraphFont"/>
    <w:link w:val="ListParagraph"/>
    <w:uiPriority w:val="34"/>
    <w:qFormat/>
    <w:rsid w:val="007A7E58"/>
    <w:rPr>
      <w:rFonts w:ascii="Segoe UI" w:hAnsi="Segoe UI"/>
    </w:rPr>
  </w:style>
  <w:style w:type="character" w:styleId="Strong">
    <w:name w:val="Strong"/>
    <w:basedOn w:val="DefaultParagraphFont"/>
    <w:uiPriority w:val="22"/>
    <w:qFormat/>
    <w:rsid w:val="007A7E58"/>
    <w:rPr>
      <w:b/>
      <w:bCs/>
    </w:rPr>
  </w:style>
  <w:style w:type="character" w:styleId="Hyperlink">
    <w:name w:val="Hyperlink"/>
    <w:basedOn w:val="DefaultParagraphFont"/>
    <w:uiPriority w:val="99"/>
    <w:unhideWhenUsed/>
    <w:rsid w:val="000960A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60A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960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60A8"/>
    <w:rPr>
      <w:rFonts w:ascii="Segoe UI" w:hAnsi="Segoe UI"/>
    </w:rPr>
  </w:style>
  <w:style w:type="paragraph" w:styleId="Footer">
    <w:name w:val="footer"/>
    <w:basedOn w:val="Normal"/>
    <w:link w:val="FooterChar"/>
    <w:uiPriority w:val="99"/>
    <w:unhideWhenUsed/>
    <w:rsid w:val="000960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60A8"/>
    <w:rPr>
      <w:rFonts w:ascii="Segoe UI" w:hAnsi="Segoe U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43F70"/>
    <w:pPr>
      <w:spacing w:after="0" w:line="240" w:lineRule="auto"/>
    </w:pPr>
    <w:rPr>
      <w:rFonts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3F70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343F70"/>
    <w:rPr>
      <w:rFonts w:ascii="Segoe UI" w:eastAsiaTheme="majorEastAsia" w:hAnsi="Segoe UI" w:cstheme="majorBidi"/>
      <w:b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43F70"/>
    <w:rPr>
      <w:rFonts w:ascii="Segoe UI" w:eastAsiaTheme="majorEastAsia" w:hAnsi="Segoe UI" w:cstheme="majorBidi"/>
      <w:b/>
      <w:color w:val="4472C4" w:themeColor="accent1"/>
      <w:sz w:val="28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424530"/>
    <w:pPr>
      <w:spacing w:line="259" w:lineRule="auto"/>
      <w:jc w:val="left"/>
      <w:outlineLvl w:val="9"/>
    </w:pPr>
    <w:rPr>
      <w:rFonts w:asciiTheme="majorHAnsi" w:hAnsiTheme="majorHAnsi"/>
      <w:b w:val="0"/>
    </w:rPr>
  </w:style>
  <w:style w:type="paragraph" w:styleId="TOC1">
    <w:name w:val="toc 1"/>
    <w:basedOn w:val="Normal"/>
    <w:next w:val="Normal"/>
    <w:autoRedefine/>
    <w:uiPriority w:val="39"/>
    <w:unhideWhenUsed/>
    <w:rsid w:val="0042453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24530"/>
    <w:pPr>
      <w:spacing w:after="100"/>
      <w:ind w:left="220"/>
    </w:pPr>
  </w:style>
  <w:style w:type="character" w:styleId="CommentReference">
    <w:name w:val="annotation reference"/>
    <w:basedOn w:val="DefaultParagraphFont"/>
    <w:uiPriority w:val="99"/>
    <w:semiHidden/>
    <w:unhideWhenUsed/>
    <w:rsid w:val="00472BB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72BB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72BBB"/>
    <w:rPr>
      <w:rFonts w:ascii="Segoe UI" w:hAnsi="Segoe UI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72BB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72BBB"/>
    <w:rPr>
      <w:rFonts w:ascii="Segoe UI" w:hAnsi="Segoe UI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microsoft.com/office/2016/09/relationships/commentsIds" Target="commentsIds.xm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console.firebase.google.com/" TargetMode="External"/><Relationship Id="rId24" Type="http://schemas.openxmlformats.org/officeDocument/2006/relationships/image" Target="media/image10.png"/><Relationship Id="rId32" Type="http://schemas.microsoft.com/office/2011/relationships/people" Target="people.xml"/><Relationship Id="rId5" Type="http://schemas.openxmlformats.org/officeDocument/2006/relationships/numbering" Target="numbering.xml"/><Relationship Id="rId15" Type="http://schemas.microsoft.com/office/2011/relationships/commentsExtended" Target="commentsExtended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comments" Target="comments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7AB1D3FAE22764782D40D888B7E48FA" ma:contentTypeVersion="9" ma:contentTypeDescription="Create a new document." ma:contentTypeScope="" ma:versionID="ab44d059c399c6fb601ad6649a9b6879">
  <xsd:schema xmlns:xsd="http://www.w3.org/2001/XMLSchema" xmlns:xs="http://www.w3.org/2001/XMLSchema" xmlns:p="http://schemas.microsoft.com/office/2006/metadata/properties" xmlns:ns2="0793ff31-2b3e-4637-8be7-5e4fb1050fb8" xmlns:ns3="b9d638c2-41b6-4963-82ce-f1197440863b" targetNamespace="http://schemas.microsoft.com/office/2006/metadata/properties" ma:root="true" ma:fieldsID="ef8d7b20d106ff8a0feeea69d76ac194" ns2:_="" ns3:_="">
    <xsd:import namespace="0793ff31-2b3e-4637-8be7-5e4fb1050fb8"/>
    <xsd:import namespace="b9d638c2-41b6-4963-82ce-f1197440863b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OCR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793ff31-2b3e-4637-8be7-5e4fb1050fb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9d638c2-41b6-4963-82ce-f1197440863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4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FBDA87A-D07B-4B85-8F07-C722937FE0B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3BAA011-2392-4D48-8B1C-6E79D1A129F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F285B1D-86B3-47A0-9578-906AE49C0E3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793ff31-2b3e-4637-8be7-5e4fb1050fb8"/>
    <ds:schemaRef ds:uri="b9d638c2-41b6-4963-82ce-f1197440863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E13E1FE-79A6-4AC3-972A-B4E2246A077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422</Words>
  <Characters>2410</Characters>
  <Application>Microsoft Office Word</Application>
  <DocSecurity>4</DocSecurity>
  <Lines>20</Lines>
  <Paragraphs>5</Paragraphs>
  <ScaleCrop>false</ScaleCrop>
  <Company/>
  <LinksUpToDate>false</LinksUpToDate>
  <CharactersWithSpaces>2827</CharactersWithSpaces>
  <SharedDoc>false</SharedDoc>
  <HLinks>
    <vt:vector size="48" baseType="variant">
      <vt:variant>
        <vt:i4>5046287</vt:i4>
      </vt:variant>
      <vt:variant>
        <vt:i4>45</vt:i4>
      </vt:variant>
      <vt:variant>
        <vt:i4>0</vt:i4>
      </vt:variant>
      <vt:variant>
        <vt:i4>5</vt:i4>
      </vt:variant>
      <vt:variant>
        <vt:lpwstr>https://console.firebase.google.com/</vt:lpwstr>
      </vt:variant>
      <vt:variant>
        <vt:lpwstr/>
      </vt:variant>
      <vt:variant>
        <vt:i4>1835071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_Toc11927800</vt:lpwstr>
      </vt:variant>
      <vt:variant>
        <vt:i4>1703990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_Toc11927799</vt:lpwstr>
      </vt:variant>
      <vt:variant>
        <vt:i4>1769526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_Toc11927798</vt:lpwstr>
      </vt:variant>
      <vt:variant>
        <vt:i4>1310774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_Toc11927797</vt:lpwstr>
      </vt:variant>
      <vt:variant>
        <vt:i4>1376310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_Toc11927796</vt:lpwstr>
      </vt:variant>
      <vt:variant>
        <vt:i4>1441846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_Toc11927795</vt:lpwstr>
      </vt:variant>
      <vt:variant>
        <vt:i4>1507382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_Toc11927794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Ooha Manduri</dc:creator>
  <cp:keywords/>
  <dc:description/>
  <cp:lastModifiedBy>Uday Kumar Tadka</cp:lastModifiedBy>
  <cp:revision>35</cp:revision>
  <dcterms:created xsi:type="dcterms:W3CDTF">2019-06-15T05:21:00Z</dcterms:created>
  <dcterms:modified xsi:type="dcterms:W3CDTF">2019-06-20T19:56:00Z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0x010100A7AB1D3FAE22764782D40D888B7E48FA</vt:lpwstr>
  </property>
</Properties>
</file>